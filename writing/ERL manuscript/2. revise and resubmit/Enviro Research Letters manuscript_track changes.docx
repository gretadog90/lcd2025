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52FC9071"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3E3E1C1D" w:rsidR="00FA2EC9" w:rsidRPr="00E150CA" w:rsidRDefault="00FA2EC9" w:rsidP="00551D54">
      <w:pPr>
        <w:rPr>
          <w:rFonts w:ascii="Times New Roman" w:hAnsi="Times New Roman" w:cs="Times New Roman"/>
        </w:rPr>
      </w:pPr>
    </w:p>
    <w:p w14:paraId="4D404FBB" w14:textId="18E6353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5B9EF3A6"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241A43E8"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60B79632"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E09E25D" w:rsidR="00FA2EC9" w:rsidRDefault="00FA2EC9" w:rsidP="00551D54">
      <w:pPr>
        <w:rPr>
          <w:rFonts w:ascii="Times New Roman" w:hAnsi="Times New Roman" w:cs="Times New Roman"/>
        </w:rPr>
      </w:pPr>
    </w:p>
    <w:p w14:paraId="66FF4854" w14:textId="33190FDA"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6381E287" w:rsidR="00686C7C" w:rsidRPr="00E150CA" w:rsidRDefault="00686C7C" w:rsidP="00551D54">
      <w:pPr>
        <w:rPr>
          <w:rFonts w:ascii="Times New Roman" w:hAnsi="Times New Roman" w:cs="Times New Roman"/>
        </w:rPr>
      </w:pPr>
    </w:p>
    <w:p w14:paraId="1D3C241D" w14:textId="05C53A5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1789FA26"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234E2F31" w:rsidR="00FA2EC9" w:rsidRPr="00E150CA" w:rsidRDefault="00FA2EC9" w:rsidP="00551D54">
      <w:pPr>
        <w:rPr>
          <w:rFonts w:ascii="Times New Roman" w:hAnsi="Times New Roman" w:cs="Times New Roman"/>
        </w:rPr>
      </w:pPr>
    </w:p>
    <w:p w14:paraId="7D60FC6A" w14:textId="2E0ABA1C"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7D627D16"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w:t>
      </w:r>
      <w:r w:rsidR="00A62AD8">
        <w:rPr>
          <w:rFonts w:ascii="Times New Roman" w:hAnsi="Times New Roman" w:cs="Times New Roman"/>
        </w:rPr>
        <w:t>median</w:t>
      </w:r>
      <w:r w:rsidR="0001515D">
        <w:rPr>
          <w:rFonts w:ascii="Times New Roman" w:hAnsi="Times New Roman" w:cs="Times New Roman"/>
        </w:rPr>
        <w:t xml:space="preserve"> of </w:t>
      </w:r>
      <w:r w:rsidR="007727CC">
        <w:rPr>
          <w:rFonts w:ascii="Times New Roman" w:hAnsi="Times New Roman" w:cs="Times New Roman"/>
        </w:rPr>
        <w:t>0.29</w:t>
      </w:r>
      <w:r w:rsidR="0001515D">
        <w:rPr>
          <w:rFonts w:ascii="Times New Roman" w:hAnsi="Times New Roman" w:cs="Times New Roman"/>
        </w:rPr>
        <w:t xml:space="preserve"> additional </w:t>
      </w:r>
      <w:r w:rsidR="00C66916">
        <w:rPr>
          <w:rFonts w:ascii="Times New Roman" w:hAnsi="Times New Roman" w:cs="Times New Roman"/>
        </w:rPr>
        <w:t xml:space="preserve">annual </w:t>
      </w:r>
      <w:r w:rsidR="0001515D">
        <w:rPr>
          <w:rFonts w:ascii="Times New Roman" w:hAnsi="Times New Roman" w:cs="Times New Roman"/>
        </w:rPr>
        <w:t>deaths</w:t>
      </w:r>
      <w:r w:rsidR="00C66916">
        <w:rPr>
          <w:rFonts w:ascii="Times New Roman" w:hAnsi="Times New Roman" w:cs="Times New Roman"/>
        </w:rPr>
        <w:t xml:space="preserve"> per 100,000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sidRPr="00620701">
        <w:rPr>
          <w:rFonts w:ascii="Times New Roman" w:hAnsi="Times New Roman" w:cs="Times New Roman"/>
          <w:color w:val="156082" w:themeColor="accent1"/>
          <w:rPrChange w:id="0" w:author="Martin, Greta Katherine" w:date="2025-03-27T12:44:00Z" w16du:dateUtc="2025-03-27T16:44:00Z">
            <w:rPr>
              <w:rFonts w:ascii="Times New Roman" w:hAnsi="Times New Roman" w:cs="Times New Roman"/>
            </w:rPr>
          </w:rPrChange>
        </w:rPr>
        <w:t>NDVI</w:t>
      </w:r>
      <w:r w:rsidR="00841A64" w:rsidRPr="00620701">
        <w:rPr>
          <w:rFonts w:ascii="Times New Roman" w:hAnsi="Times New Roman" w:cs="Times New Roman"/>
          <w:color w:val="156082" w:themeColor="accent1"/>
          <w:rPrChange w:id="1" w:author="Martin, Greta Katherine" w:date="2025-03-27T12:44:00Z" w16du:dateUtc="2025-03-27T16:44:00Z">
            <w:rPr>
              <w:rFonts w:ascii="Times New Roman" w:hAnsi="Times New Roman" w:cs="Times New Roman"/>
            </w:rPr>
          </w:rPrChange>
        </w:rPr>
        <w:t xml:space="preserve"> is generally higher and more stable in European and North American cities, where </w:t>
      </w:r>
      <w:r w:rsidR="00227D90" w:rsidRPr="00620701">
        <w:rPr>
          <w:rFonts w:ascii="Times New Roman" w:hAnsi="Times New Roman" w:cs="Times New Roman"/>
          <w:color w:val="156082" w:themeColor="accent1"/>
          <w:rPrChange w:id="2" w:author="Martin, Greta Katherine" w:date="2025-03-27T12:44:00Z" w16du:dateUtc="2025-03-27T16:44:00Z">
            <w:rPr>
              <w:rFonts w:ascii="Times New Roman" w:hAnsi="Times New Roman" w:cs="Times New Roman"/>
            </w:rPr>
          </w:rPrChange>
        </w:rPr>
        <w:t>epidemiologic</w:t>
      </w:r>
      <w:r w:rsidR="00841A64" w:rsidRPr="00620701">
        <w:rPr>
          <w:rFonts w:ascii="Times New Roman" w:hAnsi="Times New Roman" w:cs="Times New Roman"/>
          <w:color w:val="156082" w:themeColor="accent1"/>
          <w:rPrChange w:id="3" w:author="Martin, Greta Katherine" w:date="2025-03-27T12:44:00Z" w16du:dateUtc="2025-03-27T16:44:00Z">
            <w:rPr>
              <w:rFonts w:ascii="Times New Roman" w:hAnsi="Times New Roman" w:cs="Times New Roman"/>
            </w:rPr>
          </w:rPrChange>
        </w:rPr>
        <w:t xml:space="preserve"> </w:t>
      </w:r>
      <w:r w:rsidR="00227D90" w:rsidRPr="00620701">
        <w:rPr>
          <w:rFonts w:ascii="Times New Roman" w:hAnsi="Times New Roman" w:cs="Times New Roman"/>
          <w:color w:val="156082" w:themeColor="accent1"/>
          <w:rPrChange w:id="4" w:author="Martin, Greta Katherine" w:date="2025-03-27T12:44:00Z" w16du:dateUtc="2025-03-27T16:44:00Z">
            <w:rPr>
              <w:rFonts w:ascii="Times New Roman" w:hAnsi="Times New Roman" w:cs="Times New Roman"/>
            </w:rPr>
          </w:rPrChange>
        </w:rPr>
        <w:t xml:space="preserve">studies </w:t>
      </w:r>
      <w:r w:rsidR="00841A64" w:rsidRPr="00620701">
        <w:rPr>
          <w:rFonts w:ascii="Times New Roman" w:hAnsi="Times New Roman" w:cs="Times New Roman"/>
          <w:color w:val="156082" w:themeColor="accent1"/>
          <w:rPrChange w:id="5" w:author="Martin, Greta Katherine" w:date="2025-03-27T12:44:00Z" w16du:dateUtc="2025-03-27T16:44:00Z">
            <w:rPr>
              <w:rFonts w:ascii="Times New Roman" w:hAnsi="Times New Roman" w:cs="Times New Roman"/>
            </w:rPr>
          </w:rPrChange>
        </w:rPr>
        <w:t xml:space="preserve">and health impact </w:t>
      </w:r>
      <w:r w:rsidR="00227D90" w:rsidRPr="00620701">
        <w:rPr>
          <w:rFonts w:ascii="Times New Roman" w:hAnsi="Times New Roman" w:cs="Times New Roman"/>
          <w:color w:val="156082" w:themeColor="accent1"/>
          <w:rPrChange w:id="6" w:author="Martin, Greta Katherine" w:date="2025-03-27T12:44:00Z" w16du:dateUtc="2025-03-27T16:44:00Z">
            <w:rPr>
              <w:rFonts w:ascii="Times New Roman" w:hAnsi="Times New Roman" w:cs="Times New Roman"/>
            </w:rPr>
          </w:rPrChange>
        </w:rPr>
        <w:t>assessments</w:t>
      </w:r>
      <w:r w:rsidR="00841A64" w:rsidRPr="00620701">
        <w:rPr>
          <w:rFonts w:ascii="Times New Roman" w:hAnsi="Times New Roman" w:cs="Times New Roman"/>
          <w:color w:val="156082" w:themeColor="accent1"/>
          <w:rPrChange w:id="7" w:author="Martin, Greta Katherine" w:date="2025-03-27T12:44:00Z" w16du:dateUtc="2025-03-27T16:44:00Z">
            <w:rPr>
              <w:rFonts w:ascii="Times New Roman" w:hAnsi="Times New Roman" w:cs="Times New Roman"/>
            </w:rPr>
          </w:rPrChange>
        </w:rPr>
        <w:t xml:space="preserve"> of NDVI and all-cause mortality have focused.</w:t>
      </w:r>
      <w:r w:rsidR="00841A64">
        <w:rPr>
          <w:rFonts w:ascii="Times New Roman" w:hAnsi="Times New Roman" w:cs="Times New Roman"/>
        </w:rPr>
        <w:t xml:space="preserve">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3B65E334" w:rsidR="00F73B7D" w:rsidRDefault="00F73B7D" w:rsidP="00551D54">
      <w:pPr>
        <w:rPr>
          <w:rFonts w:ascii="Times New Roman" w:hAnsi="Times New Roman" w:cs="Times New Roman"/>
        </w:rPr>
      </w:pPr>
    </w:p>
    <w:p w14:paraId="062D01AC" w14:textId="4ECA0F37" w:rsidR="00F73B7D" w:rsidRDefault="00F73B7D" w:rsidP="00551D54">
      <w:pPr>
        <w:rPr>
          <w:rFonts w:ascii="Times New Roman" w:hAnsi="Times New Roman" w:cs="Times New Roman"/>
        </w:rPr>
      </w:pPr>
    </w:p>
    <w:p w14:paraId="2918E66C" w14:textId="38B69C34" w:rsidR="00F73B7D" w:rsidRDefault="00F73B7D" w:rsidP="00551D54">
      <w:pPr>
        <w:rPr>
          <w:rFonts w:ascii="Times New Roman" w:hAnsi="Times New Roman" w:cs="Times New Roman"/>
        </w:rPr>
      </w:pPr>
    </w:p>
    <w:p w14:paraId="47BA0E42" w14:textId="50934DF5" w:rsidR="003708FF" w:rsidRDefault="003708FF" w:rsidP="00551D54">
      <w:pPr>
        <w:rPr>
          <w:rFonts w:ascii="Times New Roman" w:hAnsi="Times New Roman" w:cs="Times New Roman"/>
        </w:rPr>
      </w:pPr>
    </w:p>
    <w:p w14:paraId="01F98059" w14:textId="3E228C64" w:rsidR="00F73B7D" w:rsidRDefault="00F73B7D" w:rsidP="00551D54">
      <w:pPr>
        <w:rPr>
          <w:rFonts w:ascii="Times New Roman" w:hAnsi="Times New Roman" w:cs="Times New Roman"/>
        </w:rPr>
      </w:pPr>
    </w:p>
    <w:p w14:paraId="12A72D01" w14:textId="4E70B0BE" w:rsidR="00F73B7D" w:rsidRDefault="00F73B7D" w:rsidP="00551D54">
      <w:pPr>
        <w:rPr>
          <w:rFonts w:ascii="Times New Roman" w:hAnsi="Times New Roman" w:cs="Times New Roman"/>
        </w:rPr>
      </w:pPr>
    </w:p>
    <w:p w14:paraId="237C09F9" w14:textId="54394FC0" w:rsidR="00F73B7D" w:rsidRDefault="00F73B7D" w:rsidP="00551D54">
      <w:pPr>
        <w:rPr>
          <w:rFonts w:ascii="Times New Roman" w:hAnsi="Times New Roman" w:cs="Times New Roman"/>
        </w:rPr>
      </w:pPr>
    </w:p>
    <w:p w14:paraId="56A5F604" w14:textId="35B553B7" w:rsidR="003807BC" w:rsidRDefault="003807BC" w:rsidP="00551D54">
      <w:pPr>
        <w:rPr>
          <w:rFonts w:ascii="Times New Roman" w:hAnsi="Times New Roman" w:cs="Times New Roman"/>
        </w:rPr>
      </w:pPr>
    </w:p>
    <w:p w14:paraId="0ADB8F2D" w14:textId="08595A97" w:rsidR="003807BC" w:rsidRDefault="003807BC" w:rsidP="00551D54">
      <w:pPr>
        <w:rPr>
          <w:rFonts w:ascii="Times New Roman" w:hAnsi="Times New Roman" w:cs="Times New Roman"/>
        </w:rPr>
      </w:pPr>
    </w:p>
    <w:p w14:paraId="6C68D377" w14:textId="66F514CA" w:rsidR="00227D90" w:rsidRDefault="00227D90" w:rsidP="00551D54">
      <w:pPr>
        <w:rPr>
          <w:rFonts w:ascii="Times New Roman" w:hAnsi="Times New Roman" w:cs="Times New Roman"/>
        </w:rPr>
      </w:pPr>
    </w:p>
    <w:p w14:paraId="5E5D4CC8" w14:textId="17641B8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6803A64" w:rsidR="00751D10" w:rsidRPr="00E150CA" w:rsidDel="00AB1FFE" w:rsidRDefault="00751D10" w:rsidP="00551D54">
      <w:pPr>
        <w:rPr>
          <w:del w:id="8" w:author="Martin, Greta Katherine" w:date="2025-03-27T11:48:00Z" w16du:dateUtc="2025-03-27T15:48:00Z"/>
          <w:rFonts w:ascii="Times New Roman" w:hAnsi="Times New Roman" w:cs="Times New Roman"/>
        </w:rPr>
      </w:pPr>
    </w:p>
    <w:p w14:paraId="65577297" w14:textId="5CDE2C36" w:rsidR="00AF54A8" w:rsidDel="00AB1FFE" w:rsidRDefault="00AF54A8" w:rsidP="00AF54A8">
      <w:pPr>
        <w:rPr>
          <w:moveFrom w:id="9" w:author="Martin, Greta Katherine" w:date="2025-03-27T11:48:00Z" w16du:dateUtc="2025-03-27T15:48:00Z"/>
          <w:rFonts w:ascii="Times New Roman" w:hAnsi="Times New Roman" w:cs="Times New Roman"/>
          <w:color w:val="000000" w:themeColor="text1"/>
        </w:rPr>
      </w:pPr>
      <w:moveFromRangeStart w:id="10" w:author="Martin, Greta Katherine" w:date="2025-03-27T11:48:00Z" w:name="move193968517"/>
      <w:moveFrom w:id="11" w:author="Martin, Greta Katherine" w:date="2025-03-27T11:48:00Z" w16du:dateUtc="2025-03-27T15:48:00Z">
        <w:r w:rsidRPr="00E150CA" w:rsidDel="00AB1FFE">
          <w:rPr>
            <w:rFonts w:ascii="Times New Roman" w:hAnsi="Times New Roman" w:cs="Times New Roman"/>
            <w:color w:val="000000"/>
            <w:shd w:val="clear" w:color="auto" w:fill="FFFFFF"/>
          </w:rPr>
          <w:t>Urban green</w:t>
        </w:r>
        <w:r w:rsidR="008433FB" w:rsidDel="00AB1FFE">
          <w:rPr>
            <w:rFonts w:ascii="Times New Roman" w:hAnsi="Times New Roman" w:cs="Times New Roman"/>
            <w:color w:val="000000"/>
            <w:shd w:val="clear" w:color="auto" w:fill="FFFFFF"/>
          </w:rPr>
          <w:t>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626F66"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such as city parks and tree-lined streets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and blue 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like </w:t>
        </w:r>
        <w:r w:rsidR="00912715" w:rsidDel="00AB1FFE">
          <w:rPr>
            <w:rFonts w:ascii="Times New Roman" w:hAnsi="Times New Roman" w:cs="Times New Roman"/>
            <w:color w:val="000000"/>
            <w:shd w:val="clear" w:color="auto" w:fill="FFFFFF"/>
          </w:rPr>
          <w:t>lakes, rivers, and coastlines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w:t>
        </w:r>
        <w:r w:rsidR="008433FB" w:rsidRPr="00E150CA" w:rsidDel="00AB1FFE">
          <w:rPr>
            <w:rFonts w:ascii="Times New Roman" w:hAnsi="Times New Roman" w:cs="Times New Roman"/>
            <w:color w:val="000000"/>
            <w:shd w:val="clear" w:color="auto" w:fill="FFFFFF"/>
          </w:rPr>
          <w:t>have</w:t>
        </w:r>
        <w:r w:rsidRPr="00E150CA" w:rsidDel="00AB1FFE">
          <w:rPr>
            <w:rFonts w:ascii="Times New Roman" w:hAnsi="Times New Roman" w:cs="Times New Roman"/>
            <w:color w:val="000000"/>
            <w:shd w:val="clear" w:color="auto" w:fill="FFFFFF"/>
          </w:rPr>
          <w:t xml:space="preserve"> been linked to improvements in </w:t>
        </w:r>
        <w:r w:rsidR="008433FB" w:rsidDel="00AB1FFE">
          <w:rPr>
            <w:rFonts w:ascii="Times New Roman" w:hAnsi="Times New Roman" w:cs="Times New Roman"/>
            <w:color w:val="000000"/>
            <w:shd w:val="clear" w:color="auto" w:fill="FFFFFF"/>
          </w:rPr>
          <w:t xml:space="preserve">human </w:t>
        </w:r>
        <w:r w:rsidRPr="00E150CA" w:rsidDel="00AB1FFE">
          <w:rPr>
            <w:rFonts w:ascii="Times New Roman" w:hAnsi="Times New Roman" w:cs="Times New Roman"/>
            <w:color w:val="000000"/>
            <w:shd w:val="clear" w:color="auto" w:fill="FFFFFF"/>
          </w:rPr>
          <w:t>health and climate resilienc</w:t>
        </w:r>
        <w:r w:rsidR="008433FB" w:rsidDel="00AB1FFE">
          <w:rPr>
            <w:rFonts w:ascii="Times New Roman" w:hAnsi="Times New Roman" w:cs="Times New Roman"/>
            <w:color w:val="000000"/>
            <w:shd w:val="clear" w:color="auto" w:fill="FFFFFF"/>
          </w:rPr>
          <w:t>y</w:t>
        </w:r>
        <w:r w:rsidRPr="00E150CA" w:rsidDel="00AB1FFE">
          <w:rPr>
            <w:rFonts w:ascii="Times New Roman" w:hAnsi="Times New Roman" w:cs="Times New Roman"/>
            <w:color w:val="000000"/>
            <w:shd w:val="clear" w:color="auto" w:fill="FFFFFF"/>
          </w:rPr>
          <w:t xml:space="preserve">. </w:t>
        </w:r>
        <w:r w:rsidRPr="00E150CA" w:rsidDel="00AB1FFE">
          <w:rPr>
            <w:rFonts w:ascii="Times New Roman" w:hAnsi="Times New Roman" w:cs="Times New Roman"/>
            <w:color w:val="000000" w:themeColor="text1"/>
          </w:rPr>
          <w:t xml:space="preserve">Greenspace </w:t>
        </w:r>
        <w:r w:rsidR="00AC3C2D" w:rsidDel="00AB1FFE">
          <w:rPr>
            <w:rFonts w:ascii="Times New Roman" w:hAnsi="Times New Roman" w:cs="Times New Roman"/>
            <w:color w:val="000000" w:themeColor="text1"/>
          </w:rPr>
          <w:t>has been</w:t>
        </w:r>
        <w:r w:rsidRPr="00E150CA" w:rsidDel="00AB1FFE">
          <w:rPr>
            <w:rFonts w:ascii="Times New Roman" w:hAnsi="Times New Roman" w:cs="Times New Roman"/>
            <w:color w:val="000000" w:themeColor="text1"/>
          </w:rPr>
          <w:t xml:space="preserve"> associated with improved mental and physical health, including reduced all-cause mortality</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1</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While less studied, blue space has also been linked to improved health</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2</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Urban </w:t>
        </w:r>
        <w:r w:rsidR="00D01BF5" w:rsidDel="00AB1FFE">
          <w:rPr>
            <w:rFonts w:ascii="Times New Roman" w:hAnsi="Times New Roman" w:cs="Times New Roman"/>
            <w:color w:val="000000" w:themeColor="text1"/>
          </w:rPr>
          <w:t>green and blue spaces</w:t>
        </w:r>
        <w:r w:rsidR="00D01BF5" w:rsidRPr="00E150CA" w:rsidDel="00AB1FFE">
          <w:rPr>
            <w:rFonts w:ascii="Times New Roman" w:hAnsi="Times New Roman" w:cs="Times New Roman"/>
            <w:color w:val="000000" w:themeColor="text1"/>
          </w:rPr>
          <w:t xml:space="preserve"> </w:t>
        </w:r>
        <w:r w:rsidR="00AC3C2D" w:rsidDel="00AB1FFE">
          <w:rPr>
            <w:rFonts w:ascii="Times New Roman" w:hAnsi="Times New Roman" w:cs="Times New Roman"/>
            <w:color w:val="000000" w:themeColor="text1"/>
          </w:rPr>
          <w:t>ha</w:t>
        </w:r>
        <w:r w:rsidR="00D01BF5" w:rsidDel="00AB1FFE">
          <w:rPr>
            <w:rFonts w:ascii="Times New Roman" w:hAnsi="Times New Roman" w:cs="Times New Roman"/>
            <w:color w:val="000000" w:themeColor="text1"/>
          </w:rPr>
          <w:t>ve</w:t>
        </w:r>
        <w:r w:rsidRPr="00E150CA" w:rsidDel="00AB1FFE">
          <w:rPr>
            <w:rFonts w:ascii="Times New Roman" w:hAnsi="Times New Roman" w:cs="Times New Roman"/>
            <w:color w:val="000000" w:themeColor="text1"/>
          </w:rPr>
          <w:t xml:space="preserve"> </w:t>
        </w:r>
        <w:r w:rsidR="005E3961" w:rsidDel="00AB1FFE">
          <w:rPr>
            <w:rFonts w:ascii="Times New Roman" w:hAnsi="Times New Roman" w:cs="Times New Roman"/>
            <w:color w:val="000000" w:themeColor="text1"/>
          </w:rPr>
          <w:t>also</w:t>
        </w:r>
        <w:r w:rsidR="00AC3C2D" w:rsidDel="00AB1FFE">
          <w:rPr>
            <w:rFonts w:ascii="Times New Roman" w:hAnsi="Times New Roman" w:cs="Times New Roman"/>
            <w:color w:val="000000" w:themeColor="text1"/>
          </w:rPr>
          <w:t xml:space="preserve"> been</w:t>
        </w:r>
        <w:r w:rsidR="005E3961" w:rsidDel="00AB1FFE">
          <w:rPr>
            <w:rFonts w:ascii="Times New Roman" w:hAnsi="Times New Roman" w:cs="Times New Roman"/>
            <w:color w:val="000000" w:themeColor="text1"/>
          </w:rPr>
          <w:t xml:space="preserve"> </w:t>
        </w:r>
        <w:r w:rsidRPr="00E150CA" w:rsidDel="00AB1FFE">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sidDel="00AB1FFE">
          <w:rPr>
            <w:rFonts w:ascii="Times New Roman" w:hAnsi="Times New Roman" w:cs="Times New Roman"/>
            <w:color w:val="000000" w:themeColor="text1"/>
          </w:rPr>
          <w:t>radiation.</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3–6</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Greenspace has generally been the focus of urban nature policies and interventions, as it is more feasible to </w:t>
        </w:r>
        <w:r w:rsidR="00F94562" w:rsidDel="00AB1FFE">
          <w:rPr>
            <w:rFonts w:ascii="Times New Roman" w:hAnsi="Times New Roman" w:cs="Times New Roman"/>
            <w:color w:val="000000" w:themeColor="text1"/>
          </w:rPr>
          <w:t>create</w:t>
        </w:r>
        <w:r w:rsidRPr="00E150CA" w:rsidDel="00AB1FFE">
          <w:rPr>
            <w:rFonts w:ascii="Times New Roman" w:hAnsi="Times New Roman" w:cs="Times New Roman"/>
            <w:color w:val="000000" w:themeColor="text1"/>
          </w:rPr>
          <w:t xml:space="preserve"> than blue space.</w:t>
        </w:r>
      </w:moveFrom>
    </w:p>
    <w:moveFromRangeEnd w:id="10"/>
    <w:p w14:paraId="6EF598EA" w14:textId="587FF7A9" w:rsidR="00AF54A8" w:rsidRPr="00E150CA" w:rsidRDefault="00AF54A8" w:rsidP="00AF54A8">
      <w:pPr>
        <w:rPr>
          <w:rFonts w:ascii="Times New Roman" w:hAnsi="Times New Roman" w:cs="Times New Roman"/>
          <w:color w:val="000000" w:themeColor="text1"/>
        </w:rPr>
      </w:pPr>
    </w:p>
    <w:p w14:paraId="3F69CF97" w14:textId="79CAB04C" w:rsidR="00580922" w:rsidRDefault="00377F9E" w:rsidP="007B6224">
      <w:pPr>
        <w:rPr>
          <w:ins w:id="12" w:author="Martin, Greta Katherine" w:date="2025-03-27T11:48:00Z" w16du:dateUtc="2025-03-27T15:48:00Z"/>
          <w:rFonts w:ascii="Times New Roman" w:hAnsi="Times New Roman" w:cs="Times New Roman"/>
          <w:color w:val="000000" w:themeColor="text1"/>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7B4DCE">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7B4DCE" w:rsidRPr="007B4DCE">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Pr>
          <w:rFonts w:ascii="Times New Roman" w:hAnsi="Times New Roman" w:cs="Times New Roman"/>
          <w:color w:val="000000"/>
          <w:shd w:val="clear" w:color="auto" w:fill="FFFFFF"/>
        </w:rPr>
        <w:t xml:space="preserve"> destruction of natural environments. </w:t>
      </w:r>
      <w:r w:rsidR="001C57B1" w:rsidRPr="00620701">
        <w:rPr>
          <w:rFonts w:ascii="Times New Roman" w:hAnsi="Times New Roman" w:cs="Times New Roman"/>
          <w:color w:val="156082" w:themeColor="accent1"/>
          <w:shd w:val="clear" w:color="auto" w:fill="FFFFFF"/>
          <w:rPrChange w:id="13" w:author="Martin, Greta Katherine" w:date="2025-03-27T12:44:00Z" w16du:dateUtc="2025-03-27T16:44:00Z">
            <w:rPr>
              <w:rFonts w:ascii="Times New Roman" w:hAnsi="Times New Roman" w:cs="Times New Roman"/>
              <w:color w:val="000000"/>
              <w:shd w:val="clear" w:color="auto" w:fill="FFFFFF"/>
            </w:rPr>
          </w:rPrChange>
        </w:rPr>
        <w:t>While</w:t>
      </w:r>
      <w:r w:rsidR="00751D10" w:rsidRPr="00620701">
        <w:rPr>
          <w:rFonts w:ascii="Times New Roman" w:hAnsi="Times New Roman" w:cs="Times New Roman"/>
          <w:color w:val="156082" w:themeColor="accent1"/>
          <w:shd w:val="clear" w:color="auto" w:fill="FFFFFF"/>
          <w:rPrChange w:id="14" w:author="Martin, Greta Katherine" w:date="2025-03-27T12:44:00Z" w16du:dateUtc="2025-03-27T16:44:00Z">
            <w:rPr>
              <w:rFonts w:ascii="Times New Roman" w:hAnsi="Times New Roman" w:cs="Times New Roman"/>
              <w:color w:val="000000"/>
              <w:shd w:val="clear" w:color="auto" w:fill="FFFFFF"/>
            </w:rPr>
          </w:rPrChange>
        </w:rPr>
        <w:t xml:space="preserve"> cities are responsible for over 80% of global greenhouse gas emissions</w:t>
      </w:r>
      <w:r w:rsidR="00836CE4" w:rsidRPr="00620701">
        <w:rPr>
          <w:rFonts w:ascii="Times New Roman" w:hAnsi="Times New Roman" w:cs="Times New Roman"/>
          <w:color w:val="156082" w:themeColor="accent1"/>
          <w:shd w:val="clear" w:color="auto" w:fill="FFFFFF"/>
          <w:rPrChange w:id="15" w:author="Martin, Greta Katherine" w:date="2025-03-27T12:44:00Z" w16du:dateUtc="2025-03-27T16:44:00Z">
            <w:rPr>
              <w:rFonts w:ascii="Times New Roman" w:hAnsi="Times New Roman" w:cs="Times New Roman"/>
              <w:color w:val="000000"/>
              <w:shd w:val="clear" w:color="auto" w:fill="FFFFFF"/>
            </w:rPr>
          </w:rPrChange>
        </w:rPr>
        <w:t>,</w:t>
      </w:r>
      <w:r w:rsidR="00751D10" w:rsidRPr="00620701">
        <w:rPr>
          <w:rFonts w:ascii="Times New Roman" w:hAnsi="Times New Roman" w:cs="Times New Roman"/>
          <w:color w:val="156082" w:themeColor="accent1"/>
          <w:shd w:val="clear" w:color="auto" w:fill="FFFFFF"/>
          <w:rPrChange w:id="16"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620701">
        <w:rPr>
          <w:rFonts w:ascii="Times New Roman" w:hAnsi="Times New Roman" w:cs="Times New Roman"/>
          <w:color w:val="156082" w:themeColor="accent1"/>
          <w:shd w:val="clear" w:color="auto" w:fill="FFFFFF"/>
          <w:rPrChange w:id="17"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2</w:t>
      </w:r>
      <w:r w:rsidR="00751D10" w:rsidRPr="00620701">
        <w:rPr>
          <w:rFonts w:ascii="Times New Roman" w:hAnsi="Times New Roman" w:cs="Times New Roman"/>
          <w:color w:val="156082" w:themeColor="accent1"/>
          <w:shd w:val="clear" w:color="auto" w:fill="FFFFFF"/>
          <w:rPrChange w:id="18"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620701">
        <w:rPr>
          <w:rFonts w:ascii="Times New Roman" w:hAnsi="Times New Roman" w:cs="Times New Roman"/>
          <w:color w:val="156082" w:themeColor="accent1"/>
          <w:shd w:val="clear" w:color="auto" w:fill="FFFFFF"/>
          <w:rPrChange w:id="19" w:author="Martin, Greta Katherine" w:date="2025-03-27T12:44:00Z" w16du:dateUtc="2025-03-27T16:44:00Z">
            <w:rPr>
              <w:rFonts w:ascii="Times New Roman" w:hAnsi="Times New Roman" w:cs="Times New Roman"/>
              <w:color w:val="000000"/>
              <w:shd w:val="clear" w:color="auto" w:fill="FFFFFF"/>
            </w:rPr>
          </w:rPrChange>
        </w:rPr>
        <w:t xml:space="preserve"> emissions per capita tend to be lower in cities than in less dense communities</w:t>
      </w:r>
      <w:r w:rsidR="00205BBE" w:rsidRPr="00620701">
        <w:rPr>
          <w:rFonts w:ascii="Times New Roman" w:hAnsi="Times New Roman" w:cs="Times New Roman"/>
          <w:color w:val="156082" w:themeColor="accent1"/>
          <w:shd w:val="clear" w:color="auto" w:fill="FFFFFF"/>
          <w:rPrChange w:id="20" w:author="Martin, Greta Katherine" w:date="2025-03-27T12:44:00Z" w16du:dateUtc="2025-03-27T16:44:00Z">
            <w:rPr>
              <w:rFonts w:ascii="Times New Roman" w:hAnsi="Times New Roman" w:cs="Times New Roman"/>
              <w:color w:val="000000"/>
              <w:shd w:val="clear" w:color="auto" w:fill="FFFFFF"/>
            </w:rPr>
          </w:rPrChange>
        </w:rPr>
        <w:t xml:space="preserve"> due to more efficient</w:t>
      </w:r>
      <w:r w:rsidR="00DB1587" w:rsidRPr="00620701">
        <w:rPr>
          <w:rFonts w:ascii="Times New Roman" w:hAnsi="Times New Roman" w:cs="Times New Roman"/>
          <w:color w:val="156082" w:themeColor="accent1"/>
          <w:shd w:val="clear" w:color="auto" w:fill="FFFFFF"/>
          <w:rPrChange w:id="21" w:author="Martin, Greta Katherine" w:date="2025-03-27T12:44:00Z" w16du:dateUtc="2025-03-27T16:44:00Z">
            <w:rPr>
              <w:rFonts w:ascii="Times New Roman" w:hAnsi="Times New Roman" w:cs="Times New Roman"/>
              <w:color w:val="000000"/>
              <w:shd w:val="clear" w:color="auto" w:fill="FFFFFF"/>
            </w:rPr>
          </w:rPrChange>
        </w:rPr>
        <w:t xml:space="preserve"> </w:t>
      </w:r>
      <w:r w:rsidR="00205BBE" w:rsidRPr="00620701">
        <w:rPr>
          <w:rFonts w:ascii="Times New Roman" w:hAnsi="Times New Roman" w:cs="Times New Roman"/>
          <w:color w:val="156082" w:themeColor="accent1"/>
          <w:shd w:val="clear" w:color="auto" w:fill="FFFFFF"/>
          <w:rPrChange w:id="22" w:author="Martin, Greta Katherine" w:date="2025-03-27T12:44:00Z" w16du:dateUtc="2025-03-27T16:44:00Z">
            <w:rPr>
              <w:rFonts w:ascii="Times New Roman" w:hAnsi="Times New Roman" w:cs="Times New Roman"/>
              <w:color w:val="000000"/>
              <w:shd w:val="clear" w:color="auto" w:fill="FFFFFF"/>
            </w:rPr>
          </w:rPrChange>
        </w:rPr>
        <w:t xml:space="preserve">transportation, </w:t>
      </w:r>
      <w:r w:rsidR="00DB1587" w:rsidRPr="00620701">
        <w:rPr>
          <w:rFonts w:ascii="Times New Roman" w:hAnsi="Times New Roman" w:cs="Times New Roman"/>
          <w:color w:val="156082" w:themeColor="accent1"/>
          <w:shd w:val="clear" w:color="auto" w:fill="FFFFFF"/>
          <w:rPrChange w:id="23" w:author="Martin, Greta Katherine" w:date="2025-03-27T12:44:00Z" w16du:dateUtc="2025-03-27T16:44:00Z">
            <w:rPr>
              <w:rFonts w:ascii="Times New Roman" w:hAnsi="Times New Roman" w:cs="Times New Roman"/>
              <w:color w:val="000000"/>
              <w:shd w:val="clear" w:color="auto" w:fill="FFFFFF"/>
            </w:rPr>
          </w:rPrChange>
        </w:rPr>
        <w:t>energy production</w:t>
      </w:r>
      <w:r w:rsidR="00205BBE" w:rsidRPr="00620701">
        <w:rPr>
          <w:rFonts w:ascii="Times New Roman" w:hAnsi="Times New Roman" w:cs="Times New Roman"/>
          <w:color w:val="156082" w:themeColor="accent1"/>
          <w:shd w:val="clear" w:color="auto" w:fill="FFFFFF"/>
          <w:rPrChange w:id="24" w:author="Martin, Greta Katherine" w:date="2025-03-27T12:44:00Z" w16du:dateUtc="2025-03-27T16:44:00Z">
            <w:rPr>
              <w:rFonts w:ascii="Times New Roman" w:hAnsi="Times New Roman" w:cs="Times New Roman"/>
              <w:color w:val="000000"/>
              <w:shd w:val="clear" w:color="auto" w:fill="FFFFFF"/>
            </w:rPr>
          </w:rPrChange>
        </w:rPr>
        <w:t>, and</w:t>
      </w:r>
      <w:r w:rsidR="00DB1587" w:rsidRPr="00620701">
        <w:rPr>
          <w:rFonts w:ascii="Times New Roman" w:hAnsi="Times New Roman" w:cs="Times New Roman"/>
          <w:color w:val="156082" w:themeColor="accent1"/>
          <w:shd w:val="clear" w:color="auto" w:fill="FFFFFF"/>
          <w:rPrChange w:id="25" w:author="Martin, Greta Katherine" w:date="2025-03-27T12:44:00Z" w16du:dateUtc="2025-03-27T16:44:00Z">
            <w:rPr>
              <w:rFonts w:ascii="Times New Roman" w:hAnsi="Times New Roman" w:cs="Times New Roman"/>
              <w:color w:val="000000"/>
              <w:shd w:val="clear" w:color="auto" w:fill="FFFFFF"/>
            </w:rPr>
          </w:rPrChange>
        </w:rPr>
        <w:t xml:space="preserve"> land use</w:t>
      </w:r>
      <w:r w:rsidR="00FD73CF" w:rsidRPr="00620701">
        <w:rPr>
          <w:rFonts w:ascii="Times New Roman" w:hAnsi="Times New Roman" w:cs="Times New Roman"/>
          <w:color w:val="156082" w:themeColor="accent1"/>
          <w:shd w:val="clear" w:color="auto" w:fill="FFFFFF"/>
          <w:rPrChange w:id="26" w:author="Martin, Greta Katherine" w:date="2025-03-27T12:44:00Z" w16du:dateUtc="2025-03-27T16:44:00Z">
            <w:rPr>
              <w:rFonts w:ascii="Times New Roman" w:hAnsi="Times New Roman" w:cs="Times New Roman"/>
              <w:color w:val="000000"/>
              <w:shd w:val="clear" w:color="auto" w:fill="FFFFFF"/>
            </w:rPr>
          </w:rPrChange>
        </w:rPr>
        <w:t>.</w:t>
      </w:r>
      <w:r w:rsidR="003B1DDA" w:rsidRPr="00620701">
        <w:rPr>
          <w:rFonts w:ascii="Times New Roman" w:hAnsi="Times New Roman" w:cs="Times New Roman"/>
          <w:color w:val="156082" w:themeColor="accent1"/>
          <w:shd w:val="clear" w:color="auto" w:fill="FFFFFF"/>
          <w:rPrChange w:id="27"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620701">
        <w:rPr>
          <w:rFonts w:ascii="Times New Roman" w:hAnsi="Times New Roman" w:cs="Times New Roman"/>
          <w:color w:val="156082" w:themeColor="accent1"/>
          <w:shd w:val="clear" w:color="auto" w:fill="FFFFFF"/>
          <w:rPrChange w:id="28"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3</w:t>
      </w:r>
      <w:r w:rsidR="003B1DDA" w:rsidRPr="00620701">
        <w:rPr>
          <w:rFonts w:ascii="Times New Roman" w:hAnsi="Times New Roman" w:cs="Times New Roman"/>
          <w:color w:val="156082" w:themeColor="accent1"/>
          <w:shd w:val="clear" w:color="auto" w:fill="FFFFFF"/>
          <w:rPrChange w:id="29"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1C57B1">
        <w:rPr>
          <w:rFonts w:ascii="Times New Roman" w:hAnsi="Times New Roman" w:cs="Times New Roman"/>
          <w:color w:val="000000"/>
          <w:shd w:val="clear" w:color="auto" w:fill="FFFFFF"/>
        </w:rPr>
        <w:t xml:space="preserve"> In addition, cities</w:t>
      </w:r>
      <w:r w:rsidR="00751D10" w:rsidRPr="00E150CA">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City-level interventions to increase urban nature offer a climate adaptation strategy with health advantages.</w:t>
      </w:r>
    </w:p>
    <w:p w14:paraId="6C743201" w14:textId="77777777" w:rsidR="00AB1FFE" w:rsidRDefault="00AB1FFE" w:rsidP="007B6224">
      <w:pPr>
        <w:rPr>
          <w:ins w:id="30" w:author="Martin, Greta Katherine" w:date="2025-03-27T11:48:00Z" w16du:dateUtc="2025-03-27T15:48:00Z"/>
          <w:rFonts w:ascii="Times New Roman" w:hAnsi="Times New Roman" w:cs="Times New Roman"/>
          <w:color w:val="000000" w:themeColor="text1"/>
        </w:rPr>
      </w:pPr>
    </w:p>
    <w:p w14:paraId="44B09B69" w14:textId="7DFB606A" w:rsidR="00AB1FFE" w:rsidDel="00AB1FFE" w:rsidRDefault="00AB1FFE" w:rsidP="007B6224">
      <w:pPr>
        <w:rPr>
          <w:del w:id="31" w:author="Martin, Greta Katherine" w:date="2025-03-27T11:49:00Z" w16du:dateUtc="2025-03-27T15:49:00Z"/>
          <w:rFonts w:ascii="Times New Roman" w:hAnsi="Times New Roman" w:cs="Times New Roman"/>
          <w:color w:val="000000" w:themeColor="text1"/>
        </w:rPr>
      </w:pPr>
      <w:moveToRangeStart w:id="32" w:author="Martin, Greta Katherine" w:date="2025-03-27T11:48:00Z" w:name="move193968517"/>
      <w:moveTo w:id="33" w:author="Martin, Greta Katherine" w:date="2025-03-27T11:48:00Z" w16du:dateUtc="2025-03-27T15:48:00Z">
        <w:r w:rsidRPr="00E150CA">
          <w:rPr>
            <w:rFonts w:ascii="Times New Roman" w:hAnsi="Times New Roman" w:cs="Times New Roman"/>
            <w:color w:val="000000"/>
            <w:shd w:val="clear" w:color="auto" w:fill="FFFFFF"/>
          </w:rPr>
          <w:t>Urban green</w:t>
        </w:r>
        <w:r>
          <w:rPr>
            <w:rFonts w:ascii="Times New Roman" w:hAnsi="Times New Roman" w:cs="Times New Roman"/>
            <w:color w:val="000000"/>
            <w:shd w:val="clear" w:color="auto" w:fill="FFFFFF"/>
          </w:rPr>
          <w:t xml:space="preserve">spaces (such as city parks and tree-lined streets) and blue spaces (like lakes, rivers, and coastlines) </w:t>
        </w:r>
        <w:r w:rsidRPr="00E150CA">
          <w:rPr>
            <w:rFonts w:ascii="Times New Roman" w:hAnsi="Times New Roman" w:cs="Times New Roman"/>
            <w:color w:val="000000"/>
            <w:shd w:val="clear" w:color="auto" w:fill="FFFFFF"/>
          </w:rPr>
          <w:t xml:space="preserve">have been linked to improvements in </w:t>
        </w:r>
        <w:r>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w:t>
        </w:r>
        <w:del w:id="34" w:author="Martin, Greta Katherine" w:date="2025-04-01T13:15:00Z" w16du:dateUtc="2025-04-01T17:15:00Z">
          <w:r w:rsidRPr="00E150CA" w:rsidDel="003F0411">
            <w:rPr>
              <w:rFonts w:ascii="Times New Roman" w:hAnsi="Times New Roman" w:cs="Times New Roman"/>
              <w:color w:val="000000" w:themeColor="text1"/>
            </w:rPr>
            <w:delText>, including reduced all-cause mortality</w:delText>
          </w:r>
        </w:del>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7B4DCE">
        <w:rPr>
          <w:rFonts w:ascii="Times New Roman" w:hAnsi="Times New Roman" w:cs="Times New Roman"/>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moveTo w:id="35" w:author="Martin, Greta Katherine" w:date="2025-03-27T11:48:00Z" w16du:dateUtc="2025-03-27T15:48:00Z">
        <w:r w:rsidRPr="00E150CA">
          <w:rPr>
            <w:rFonts w:ascii="Times New Roman" w:hAnsi="Times New Roman" w:cs="Times New Roman"/>
            <w:color w:val="000000" w:themeColor="text1"/>
          </w:rPr>
          <w:fldChar w:fldCharType="separate"/>
        </w:r>
      </w:moveTo>
      <w:r w:rsidR="007B4DCE" w:rsidRPr="007B4DCE">
        <w:rPr>
          <w:rFonts w:ascii="Times New Roman" w:hAnsi="Times New Roman" w:cs="Times New Roman"/>
          <w:color w:val="000000"/>
          <w:vertAlign w:val="superscript"/>
        </w:rPr>
        <w:t>4</w:t>
      </w:r>
      <w:moveTo w:id="36" w:author="Martin, Greta Katherine" w:date="2025-03-27T11:48:00Z" w16du:dateUtc="2025-03-27T15:48:00Z">
        <w:r w:rsidRPr="00E150CA">
          <w:rPr>
            <w:rFonts w:ascii="Times New Roman" w:hAnsi="Times New Roman" w:cs="Times New Roman"/>
            <w:color w:val="000000" w:themeColor="text1"/>
          </w:rPr>
          <w:fldChar w:fldCharType="end"/>
        </w:r>
      </w:moveTo>
      <w:ins w:id="37" w:author="Martin, Greta Katherine" w:date="2025-04-01T13:15:00Z" w16du:dateUtc="2025-04-01T17:15:00Z">
        <w:r w:rsidR="003F0411">
          <w:rPr>
            <w:rFonts w:ascii="Times New Roman" w:hAnsi="Times New Roman" w:cs="Times New Roman"/>
            <w:color w:val="000000" w:themeColor="text1"/>
          </w:rPr>
          <w:t xml:space="preserve"> Systematic reviews sup</w:t>
        </w:r>
        <w:r w:rsidR="006422ED">
          <w:rPr>
            <w:rFonts w:ascii="Times New Roman" w:hAnsi="Times New Roman" w:cs="Times New Roman"/>
            <w:color w:val="000000" w:themeColor="text1"/>
          </w:rPr>
          <w:t xml:space="preserve">port an association between increased residential greenspace and </w:t>
        </w:r>
      </w:ins>
      <w:ins w:id="38" w:author="Martin, Greta Katherine" w:date="2025-04-01T13:19:00Z" w16du:dateUtc="2025-04-01T17:19:00Z">
        <w:r w:rsidR="006422ED" w:rsidRPr="006422ED">
          <w:rPr>
            <w:rFonts w:ascii="Times New Roman" w:hAnsi="Times New Roman" w:cs="Times New Roman"/>
            <w:color w:val="000000" w:themeColor="text1"/>
          </w:rPr>
          <w:t>decreased risk of depression and anxiety</w:t>
        </w:r>
      </w:ins>
      <w:ins w:id="39" w:author="Martin, Greta Katherine" w:date="2025-04-01T13:39:00Z" w16du:dateUtc="2025-04-01T17:39:00Z">
        <w:r w:rsidR="00E34A08">
          <w:rPr>
            <w:rFonts w:ascii="Times New Roman" w:hAnsi="Times New Roman" w:cs="Times New Roman"/>
            <w:color w:val="000000" w:themeColor="text1"/>
          </w:rPr>
          <w:t>,</w:t>
        </w:r>
      </w:ins>
      <w:r w:rsidR="006422ED">
        <w:rPr>
          <w:rFonts w:ascii="Times New Roman" w:hAnsi="Times New Roman" w:cs="Times New Roman"/>
          <w:color w:val="000000" w:themeColor="text1"/>
        </w:rPr>
        <w:fldChar w:fldCharType="begin"/>
      </w:r>
      <w:r w:rsidR="006422ED">
        <w:rPr>
          <w:rFonts w:ascii="Times New Roman" w:hAnsi="Times New Roman" w:cs="Times New Roman"/>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rFonts w:ascii="Times New Roman" w:hAnsi="Times New Roman" w:cs="Times New Roman"/>
          <w:color w:val="000000" w:themeColor="text1"/>
        </w:rPr>
        <w:fldChar w:fldCharType="separate"/>
      </w:r>
      <w:r w:rsidR="006422ED" w:rsidRPr="006422ED">
        <w:rPr>
          <w:rFonts w:ascii="Times New Roman" w:hAnsi="Times New Roman" w:cs="Times New Roman"/>
          <w:color w:val="000000"/>
          <w:vertAlign w:val="superscript"/>
        </w:rPr>
        <w:t>5</w:t>
      </w:r>
      <w:r w:rsidR="006422ED">
        <w:rPr>
          <w:rFonts w:ascii="Times New Roman" w:hAnsi="Times New Roman" w:cs="Times New Roman"/>
          <w:color w:val="000000" w:themeColor="text1"/>
        </w:rPr>
        <w:fldChar w:fldCharType="end"/>
      </w:r>
      <w:ins w:id="40" w:author="Martin, Greta Katherine" w:date="2025-04-01T13:23:00Z" w16du:dateUtc="2025-04-01T17:23:00Z">
        <w:r w:rsidR="001F7B29" w:rsidRPr="001F7B29">
          <w:rPr>
            <w:rFonts w:ascii="Times New Roman" w:hAnsi="Times New Roman" w:cs="Times New Roman"/>
            <w:color w:val="000000" w:themeColor="text1"/>
          </w:rPr>
          <w:t xml:space="preserve"> </w:t>
        </w:r>
        <w:r w:rsidR="001F7B29" w:rsidRPr="006422ED">
          <w:rPr>
            <w:rFonts w:ascii="Times New Roman" w:hAnsi="Times New Roman" w:cs="Times New Roman"/>
            <w:color w:val="000000" w:themeColor="text1"/>
          </w:rPr>
          <w:t>low birth weight</w:t>
        </w:r>
      </w:ins>
      <w:ins w:id="41" w:author="Martin, Greta Katherine" w:date="2025-04-01T13:39:00Z" w16du:dateUtc="2025-04-01T17:39:00Z">
        <w:r w:rsidR="00E34A08">
          <w:rPr>
            <w:rFonts w:ascii="Times New Roman" w:hAnsi="Times New Roman" w:cs="Times New Roman"/>
            <w:color w:val="000000" w:themeColor="text1"/>
          </w:rPr>
          <w:t>,</w:t>
        </w:r>
      </w:ins>
      <w:r w:rsidR="001E1F53">
        <w:rPr>
          <w:rFonts w:ascii="Times New Roman" w:hAnsi="Times New Roman" w:cs="Times New Roman"/>
          <w:color w:val="000000" w:themeColor="text1"/>
        </w:rPr>
        <w:fldChar w:fldCharType="begin"/>
      </w:r>
      <w:r w:rsidR="001E1F53">
        <w:rPr>
          <w:rFonts w:ascii="Times New Roman" w:hAnsi="Times New Roman" w:cs="Times New Roman"/>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rFonts w:ascii="Times New Roman" w:hAnsi="Times New Roman" w:cs="Times New Roman"/>
          <w:color w:val="000000" w:themeColor="text1"/>
        </w:rPr>
        <w:fldChar w:fldCharType="separate"/>
      </w:r>
      <w:r w:rsidR="001E1F53" w:rsidRPr="001E1F53">
        <w:rPr>
          <w:rFonts w:ascii="Times New Roman" w:hAnsi="Times New Roman" w:cs="Times New Roman"/>
          <w:color w:val="000000"/>
          <w:vertAlign w:val="superscript"/>
        </w:rPr>
        <w:t>6</w:t>
      </w:r>
      <w:r w:rsidR="001E1F53">
        <w:rPr>
          <w:rFonts w:ascii="Times New Roman" w:hAnsi="Times New Roman" w:cs="Times New Roman"/>
          <w:color w:val="000000" w:themeColor="text1"/>
        </w:rPr>
        <w:fldChar w:fldCharType="end"/>
      </w:r>
      <w:del w:id="42" w:author="Martin, Greta Katherine" w:date="2025-04-01T13:31:00Z" w16du:dateUtc="2025-04-01T17:31:00Z">
        <w:r w:rsidR="001E1F53" w:rsidDel="001E1F53">
          <w:rPr>
            <w:rFonts w:ascii="Times New Roman" w:hAnsi="Times New Roman" w:cs="Times New Roman"/>
            <w:color w:val="000000" w:themeColor="text1"/>
          </w:rPr>
          <w:fldChar w:fldCharType="begin"/>
        </w:r>
        <w:r w:rsidR="001E1F53" w:rsidDel="001E1F53">
          <w:rPr>
            <w:rFonts w:ascii="Times New Roman" w:hAnsi="Times New Roman" w:cs="Times New Roman"/>
            <w:color w:val="000000" w:themeColor="text1"/>
          </w:rPr>
          <w:delInstrText xml:space="preserve"> ADDIN ZOTERO_TEMP </w:delInstrText>
        </w:r>
        <w:r w:rsidR="001E1F53" w:rsidDel="001E1F53">
          <w:rPr>
            <w:rFonts w:ascii="Times New Roman" w:hAnsi="Times New Roman" w:cs="Times New Roman"/>
            <w:color w:val="000000" w:themeColor="text1"/>
          </w:rPr>
          <w:fldChar w:fldCharType="separate"/>
        </w:r>
        <w:r w:rsidR="001E1F53" w:rsidDel="001E1F53">
          <w:rPr>
            <w:rFonts w:ascii="Times New Roman" w:hAnsi="Times New Roman" w:cs="Times New Roman"/>
            <w:noProof/>
            <w:color w:val="000000" w:themeColor="text1"/>
          </w:rPr>
          <w:delText>{Citation}</w:delText>
        </w:r>
        <w:r w:rsidR="001E1F53" w:rsidDel="001E1F53">
          <w:rPr>
            <w:rFonts w:ascii="Times New Roman" w:hAnsi="Times New Roman" w:cs="Times New Roman"/>
            <w:color w:val="000000" w:themeColor="text1"/>
          </w:rPr>
          <w:fldChar w:fldCharType="end"/>
        </w:r>
      </w:del>
      <w:ins w:id="43" w:author="Martin, Greta Katherine" w:date="2025-04-01T13:23:00Z" w16du:dateUtc="2025-04-01T17:23:00Z">
        <w:r w:rsidR="001F7B29">
          <w:rPr>
            <w:rFonts w:ascii="Times New Roman" w:hAnsi="Times New Roman" w:cs="Times New Roman"/>
            <w:color w:val="000000" w:themeColor="text1"/>
          </w:rPr>
          <w:t xml:space="preserve"> </w:t>
        </w:r>
      </w:ins>
      <w:ins w:id="44" w:author="Martin, Greta Katherine" w:date="2025-04-01T13:40:00Z" w16du:dateUtc="2025-04-01T17:40:00Z">
        <w:r w:rsidR="00E34A08" w:rsidRPr="006422ED">
          <w:rPr>
            <w:rFonts w:ascii="Times New Roman" w:hAnsi="Times New Roman" w:cs="Times New Roman"/>
            <w:color w:val="000000" w:themeColor="text1"/>
          </w:rPr>
          <w:t xml:space="preserve">cardiovascular </w:t>
        </w:r>
        <w:r w:rsidR="00E34A08">
          <w:rPr>
            <w:rFonts w:ascii="Times New Roman" w:hAnsi="Times New Roman" w:cs="Times New Roman"/>
            <w:color w:val="000000" w:themeColor="text1"/>
          </w:rPr>
          <w:t>events,</w:t>
        </w:r>
        <w:r w:rsidR="00E34A08" w:rsidRPr="006422ED">
          <w:rPr>
            <w:rFonts w:ascii="Times New Roman" w:hAnsi="Times New Roman" w:cs="Times New Roman"/>
            <w:color w:val="000000" w:themeColor="text1"/>
          </w:rPr>
          <w:fldChar w:fldCharType="begin"/>
        </w:r>
      </w:ins>
      <w:r w:rsidR="00B050E8">
        <w:rPr>
          <w:rFonts w:ascii="Times New Roman" w:hAnsi="Times New Roman" w:cs="Times New Roman"/>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ins w:id="45" w:author="Martin, Greta Katherine" w:date="2025-04-01T13:40:00Z" w16du:dateUtc="2025-04-01T17:40:00Z">
        <w:r w:rsidR="00E34A08" w:rsidRPr="006422ED">
          <w:rPr>
            <w:rFonts w:ascii="Times New Roman" w:hAnsi="Times New Roman" w:cs="Times New Roman"/>
            <w:color w:val="000000" w:themeColor="text1"/>
          </w:rPr>
          <w:fldChar w:fldCharType="separate"/>
        </w:r>
      </w:ins>
      <w:r w:rsidR="00B050E8" w:rsidRPr="00B050E8">
        <w:rPr>
          <w:rFonts w:ascii="Times New Roman" w:hAnsi="Times New Roman" w:cs="Times New Roman"/>
          <w:color w:val="000000"/>
          <w:vertAlign w:val="superscript"/>
        </w:rPr>
        <w:t>7</w:t>
      </w:r>
      <w:ins w:id="46" w:author="Martin, Greta Katherine" w:date="2025-04-01T13:40:00Z" w16du:dateUtc="2025-04-01T17:40:00Z">
        <w:r w:rsidR="00E34A08" w:rsidRPr="006422ED">
          <w:rPr>
            <w:rFonts w:ascii="Times New Roman" w:hAnsi="Times New Roman" w:cs="Times New Roman"/>
            <w:color w:val="000000" w:themeColor="text1"/>
          </w:rPr>
          <w:fldChar w:fldCharType="end"/>
        </w:r>
        <w:r w:rsidR="00E34A08">
          <w:rPr>
            <w:rFonts w:ascii="Times New Roman" w:hAnsi="Times New Roman" w:cs="Times New Roman"/>
            <w:color w:val="000000" w:themeColor="text1"/>
          </w:rPr>
          <w:t xml:space="preserve"> </w:t>
        </w:r>
      </w:ins>
      <w:ins w:id="47" w:author="Martin, Greta Katherine" w:date="2025-04-01T13:23:00Z" w16du:dateUtc="2025-04-01T17:23:00Z">
        <w:r w:rsidR="001F7B29" w:rsidRPr="006422ED">
          <w:rPr>
            <w:rFonts w:ascii="Times New Roman" w:hAnsi="Times New Roman" w:cs="Times New Roman"/>
            <w:color w:val="000000" w:themeColor="text1"/>
          </w:rPr>
          <w:t>lung and prostate cancer mortality</w:t>
        </w:r>
      </w:ins>
      <w:ins w:id="48" w:author="Martin, Greta Katherine" w:date="2025-04-01T13:39:00Z" w16du:dateUtc="2025-04-01T17:39:00Z">
        <w:r w:rsidR="00E34A08">
          <w:rPr>
            <w:rFonts w:ascii="Times New Roman" w:hAnsi="Times New Roman" w:cs="Times New Roman"/>
            <w:color w:val="000000" w:themeColor="text1"/>
          </w:rPr>
          <w:t>,</w:t>
        </w:r>
      </w:ins>
      <w:ins w:id="49" w:author="Martin, Greta Katherine" w:date="2025-04-01T13:23:00Z" w16du:dateUtc="2025-04-01T17:23:00Z">
        <w:r w:rsidR="001F7B29" w:rsidRPr="006422ED">
          <w:rPr>
            <w:rFonts w:ascii="Times New Roman" w:hAnsi="Times New Roman" w:cs="Times New Roman"/>
            <w:color w:val="000000" w:themeColor="text1"/>
          </w:rPr>
          <w:fldChar w:fldCharType="begin"/>
        </w:r>
      </w:ins>
      <w:r w:rsidR="00B050E8">
        <w:rPr>
          <w:rFonts w:ascii="Times New Roman" w:hAnsi="Times New Roman" w:cs="Times New Roman"/>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ins w:id="50" w:author="Martin, Greta Katherine" w:date="2025-04-01T13:23:00Z" w16du:dateUtc="2025-04-01T17:23:00Z">
        <w:r w:rsidR="001F7B29" w:rsidRPr="006422ED">
          <w:rPr>
            <w:rFonts w:ascii="Times New Roman" w:hAnsi="Times New Roman" w:cs="Times New Roman"/>
            <w:color w:val="000000" w:themeColor="text1"/>
          </w:rPr>
          <w:fldChar w:fldCharType="separate"/>
        </w:r>
      </w:ins>
      <w:r w:rsidR="00B050E8" w:rsidRPr="00B050E8">
        <w:rPr>
          <w:rFonts w:ascii="Times New Roman" w:hAnsi="Times New Roman" w:cs="Times New Roman"/>
          <w:color w:val="000000"/>
          <w:vertAlign w:val="superscript"/>
        </w:rPr>
        <w:t>8</w:t>
      </w:r>
      <w:ins w:id="51" w:author="Martin, Greta Katherine" w:date="2025-04-01T13:23:00Z" w16du:dateUtc="2025-04-01T17:23:00Z">
        <w:r w:rsidR="001F7B29" w:rsidRPr="006422ED">
          <w:rPr>
            <w:rFonts w:ascii="Times New Roman" w:hAnsi="Times New Roman" w:cs="Times New Roman"/>
            <w:color w:val="000000" w:themeColor="text1"/>
          </w:rPr>
          <w:fldChar w:fldCharType="end"/>
        </w:r>
        <w:r w:rsidR="001F7B29">
          <w:rPr>
            <w:rFonts w:ascii="Times New Roman" w:hAnsi="Times New Roman" w:cs="Times New Roman"/>
            <w:color w:val="000000" w:themeColor="text1"/>
          </w:rPr>
          <w:t xml:space="preserve"> </w:t>
        </w:r>
      </w:ins>
      <w:ins w:id="52" w:author="Martin, Greta Katherine" w:date="2025-04-01T13:39:00Z" w16du:dateUtc="2025-04-01T17:39:00Z">
        <w:r w:rsidR="00E34A08" w:rsidRPr="006422ED">
          <w:rPr>
            <w:rFonts w:ascii="Times New Roman" w:hAnsi="Times New Roman" w:cs="Times New Roman"/>
            <w:color w:val="000000" w:themeColor="text1"/>
          </w:rPr>
          <w:t>and all-cause mortalit</w:t>
        </w:r>
      </w:ins>
      <w:ins w:id="53" w:author="Martin, Greta Katherine" w:date="2025-04-01T13:40:00Z" w16du:dateUtc="2025-04-01T17:40:00Z">
        <w:r w:rsidR="00E34A08">
          <w:rPr>
            <w:rFonts w:ascii="Times New Roman" w:hAnsi="Times New Roman" w:cs="Times New Roman"/>
            <w:color w:val="000000" w:themeColor="text1"/>
          </w:rPr>
          <w:t>y</w:t>
        </w:r>
      </w:ins>
      <w:ins w:id="54" w:author="Martin, Greta Katherine" w:date="2025-04-01T14:20:00Z" w16du:dateUtc="2025-04-01T18:20:00Z">
        <w:r w:rsidR="00FF7320">
          <w:rPr>
            <w:rFonts w:ascii="Times New Roman" w:hAnsi="Times New Roman" w:cs="Times New Roman"/>
            <w:color w:val="000000" w:themeColor="text1"/>
          </w:rPr>
          <w:t>.</w:t>
        </w:r>
      </w:ins>
      <w:r w:rsidR="00E34A08">
        <w:rPr>
          <w:rFonts w:ascii="Times New Roman" w:hAnsi="Times New Roman" w:cs="Times New Roman"/>
          <w:color w:val="000000" w:themeColor="text1"/>
        </w:rPr>
        <w:fldChar w:fldCharType="begin"/>
      </w:r>
      <w:r w:rsidR="00B050E8">
        <w:rPr>
          <w:rFonts w:ascii="Times New Roman" w:hAnsi="Times New Roman" w:cs="Times New Roman"/>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rFonts w:ascii="Times New Roman" w:hAnsi="Times New Roman" w:cs="Times New Roman"/>
          <w:color w:val="000000" w:themeColor="text1"/>
        </w:rPr>
        <w:fldChar w:fldCharType="separate"/>
      </w:r>
      <w:r w:rsidR="00B050E8" w:rsidRPr="00B050E8">
        <w:rPr>
          <w:rFonts w:ascii="Times New Roman" w:hAnsi="Times New Roman" w:cs="Times New Roman"/>
          <w:color w:val="000000"/>
          <w:vertAlign w:val="superscript"/>
        </w:rPr>
        <w:t>9</w:t>
      </w:r>
      <w:r w:rsidR="00E34A08">
        <w:rPr>
          <w:rFonts w:ascii="Times New Roman" w:hAnsi="Times New Roman" w:cs="Times New Roman"/>
          <w:color w:val="000000" w:themeColor="text1"/>
        </w:rPr>
        <w:fldChar w:fldCharType="end"/>
      </w:r>
      <w:ins w:id="55" w:author="Martin, Greta Katherine" w:date="2025-04-01T13:18:00Z">
        <w:r w:rsidR="006422ED" w:rsidRPr="006422ED">
          <w:rPr>
            <w:rFonts w:ascii="Times New Roman" w:hAnsi="Times New Roman" w:cs="Times New Roman"/>
            <w:color w:val="000000" w:themeColor="text1"/>
          </w:rPr>
          <w:t xml:space="preserve"> </w:t>
        </w:r>
      </w:ins>
      <w:moveTo w:id="56" w:author="Martin, Greta Katherine" w:date="2025-03-27T11:48:00Z" w16du:dateUtc="2025-03-27T15:48:00Z">
        <w:del w:id="57" w:author="Martin, Greta Katherine" w:date="2025-04-01T13:24:00Z" w16du:dateUtc="2025-04-01T17:24:00Z">
          <w:r w:rsidRPr="00E150CA" w:rsidDel="001F7B29">
            <w:rPr>
              <w:rFonts w:ascii="Times New Roman" w:hAnsi="Times New Roman" w:cs="Times New Roman"/>
              <w:color w:val="000000" w:themeColor="text1"/>
            </w:rPr>
            <w:delText xml:space="preserve"> </w:delText>
          </w:r>
        </w:del>
        <w:r w:rsidRPr="00E150CA">
          <w:rPr>
            <w:rFonts w:ascii="Times New Roman" w:hAnsi="Times New Roman" w:cs="Times New Roman"/>
            <w:color w:val="000000" w:themeColor="text1"/>
          </w:rPr>
          <w:t>While less studied, blue space has also been linked to improved health</w:t>
        </w:r>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E34A08">
        <w:rPr>
          <w:rFonts w:ascii="Times New Roman" w:hAnsi="Times New Roman" w:cs="Times New Roman"/>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moveTo w:id="58" w:author="Martin, Greta Katherine" w:date="2025-03-27T11:48:00Z" w16du:dateUtc="2025-03-27T15:48:00Z">
        <w:r w:rsidRPr="00E150CA">
          <w:rPr>
            <w:rFonts w:ascii="Times New Roman" w:hAnsi="Times New Roman" w:cs="Times New Roman"/>
            <w:color w:val="000000" w:themeColor="text1"/>
          </w:rPr>
          <w:fldChar w:fldCharType="separate"/>
        </w:r>
      </w:moveTo>
      <w:r w:rsidR="00E34A08" w:rsidRPr="00E34A08">
        <w:rPr>
          <w:rFonts w:ascii="Times New Roman" w:hAnsi="Times New Roman" w:cs="Times New Roman"/>
          <w:color w:val="000000"/>
          <w:vertAlign w:val="superscript"/>
        </w:rPr>
        <w:t>10</w:t>
      </w:r>
      <w:moveTo w:id="59"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Pr>
            <w:rFonts w:ascii="Times New Roman" w:hAnsi="Times New Roman" w:cs="Times New Roman"/>
            <w:color w:val="000000" w:themeColor="text1"/>
          </w:rPr>
          <w:t>green and blue spaces</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have</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also been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moveTo>
      <w:r w:rsidR="00E34A08">
        <w:rPr>
          <w:rFonts w:ascii="Times New Roman" w:hAnsi="Times New Roman" w:cs="Times New Roman"/>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moveTo w:id="60" w:author="Martin, Greta Katherine" w:date="2025-03-27T11:48:00Z" w16du:dateUtc="2025-03-27T15:48:00Z">
        <w:r w:rsidRPr="00E150CA">
          <w:rPr>
            <w:rFonts w:ascii="Times New Roman" w:hAnsi="Times New Roman" w:cs="Times New Roman"/>
            <w:color w:val="000000" w:themeColor="text1"/>
          </w:rPr>
          <w:fldChar w:fldCharType="separate"/>
        </w:r>
      </w:moveTo>
      <w:r w:rsidR="00E34A08" w:rsidRPr="00E34A08">
        <w:rPr>
          <w:rFonts w:ascii="Times New Roman" w:hAnsi="Times New Roman" w:cs="Times New Roman"/>
          <w:color w:val="000000"/>
          <w:vertAlign w:val="superscript"/>
        </w:rPr>
        <w:t>11–14</w:t>
      </w:r>
      <w:moveTo w:id="61"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moveTo>
      <w:ins w:id="62" w:author="Martin, Greta Katherine" w:date="2025-04-01T11:33:00Z" w16du:dateUtc="2025-04-01T15:33:00Z">
        <w:r w:rsidR="007A02E0">
          <w:rPr>
            <w:rFonts w:ascii="Times New Roman" w:hAnsi="Times New Roman" w:cs="Times New Roman"/>
            <w:color w:val="000000" w:themeColor="text1"/>
          </w:rPr>
          <w:t xml:space="preserve"> Th</w:t>
        </w:r>
      </w:ins>
      <w:ins w:id="63" w:author="Martin, Greta Katherine" w:date="2025-04-01T11:36:00Z" w16du:dateUtc="2025-04-01T15:36:00Z">
        <w:r w:rsidR="007A02E0">
          <w:rPr>
            <w:rFonts w:ascii="Times New Roman" w:hAnsi="Times New Roman" w:cs="Times New Roman"/>
            <w:color w:val="000000" w:themeColor="text1"/>
          </w:rPr>
          <w:t>re</w:t>
        </w:r>
      </w:ins>
      <w:ins w:id="64" w:author="Martin, Greta Katherine" w:date="2025-04-01T11:33:00Z" w16du:dateUtc="2025-04-01T15:33:00Z">
        <w:r w:rsidR="007A02E0">
          <w:rPr>
            <w:rFonts w:ascii="Times New Roman" w:hAnsi="Times New Roman" w:cs="Times New Roman"/>
            <w:color w:val="000000" w:themeColor="text1"/>
          </w:rPr>
          <w:t xml:space="preserve">e main </w:t>
        </w:r>
      </w:ins>
      <w:ins w:id="65" w:author="Martin, Greta Katherine" w:date="2025-04-01T11:36:00Z" w16du:dateUtc="2025-04-01T15:36:00Z">
        <w:r w:rsidR="007A02E0">
          <w:rPr>
            <w:rFonts w:ascii="Times New Roman" w:hAnsi="Times New Roman" w:cs="Times New Roman"/>
            <w:color w:val="000000" w:themeColor="text1"/>
          </w:rPr>
          <w:t>pathways have been hypothesized to link greenspace with health: reduced environmental harm (</w:t>
        </w:r>
      </w:ins>
      <w:ins w:id="66" w:author="Martin, Greta Katherine" w:date="2025-04-01T11:37:00Z" w16du:dateUtc="2025-04-01T15:37:00Z">
        <w:r w:rsidR="007A02E0">
          <w:rPr>
            <w:rFonts w:ascii="Times New Roman" w:hAnsi="Times New Roman" w:cs="Times New Roman"/>
            <w:color w:val="000000" w:themeColor="text1"/>
          </w:rPr>
          <w:t>i.e.</w:t>
        </w:r>
      </w:ins>
      <w:ins w:id="67" w:author="Martin, Greta Katherine" w:date="2025-04-01T11:36:00Z" w16du:dateUtc="2025-04-01T15:36:00Z">
        <w:r w:rsidR="007A02E0">
          <w:rPr>
            <w:rFonts w:ascii="Times New Roman" w:hAnsi="Times New Roman" w:cs="Times New Roman"/>
            <w:color w:val="000000" w:themeColor="text1"/>
          </w:rPr>
          <w:t xml:space="preserve"> </w:t>
        </w:r>
        <w:r w:rsidR="007A02E0" w:rsidRPr="00133807">
          <w:rPr>
            <w:rFonts w:ascii="Times New Roman" w:hAnsi="Times New Roman" w:cs="Times New Roman"/>
            <w:color w:val="000000"/>
          </w:rPr>
          <w:t>less heat, noise, and air pollution), restor</w:t>
        </w:r>
      </w:ins>
      <w:ins w:id="68" w:author="Martin, Greta Katherine" w:date="2025-04-01T11:37:00Z" w16du:dateUtc="2025-04-01T15:37:00Z">
        <w:r w:rsidR="007A02E0">
          <w:rPr>
            <w:rFonts w:ascii="Times New Roman" w:hAnsi="Times New Roman" w:cs="Times New Roman"/>
            <w:color w:val="000000"/>
          </w:rPr>
          <w:t>ation</w:t>
        </w:r>
      </w:ins>
      <w:ins w:id="69" w:author="Martin, Greta Katherine" w:date="2025-04-01T11:36:00Z" w16du:dateUtc="2025-04-01T15:36:00Z">
        <w:r w:rsidR="007A02E0" w:rsidRPr="00133807">
          <w:rPr>
            <w:rFonts w:ascii="Times New Roman" w:hAnsi="Times New Roman" w:cs="Times New Roman"/>
            <w:color w:val="000000"/>
          </w:rPr>
          <w:t xml:space="preserve"> capacities (i.e. reduced stress), and building capacities (i.e. increased physical activity and social gathering)</w:t>
        </w:r>
      </w:ins>
      <w:ins w:id="70" w:author="Martin, Greta Katherine" w:date="2025-04-01T11:58:00Z" w16du:dateUtc="2025-04-01T15:58:00Z">
        <w:r w:rsidR="005E459E">
          <w:rPr>
            <w:rFonts w:ascii="Times New Roman" w:hAnsi="Times New Roman" w:cs="Times New Roman"/>
            <w:color w:val="000000"/>
          </w:rPr>
          <w:t>.</w:t>
        </w:r>
      </w:ins>
      <w:r w:rsidR="007B4DCE">
        <w:rPr>
          <w:rFonts w:ascii="Times New Roman" w:hAnsi="Times New Roman" w:cs="Times New Roman"/>
          <w:color w:val="000000"/>
        </w:rPr>
        <w:fldChar w:fldCharType="begin"/>
      </w:r>
      <w:r w:rsidR="00E34A08">
        <w:rPr>
          <w:rFonts w:ascii="Times New Roman" w:hAnsi="Times New Roman" w:cs="Times New Roman"/>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rFonts w:ascii="Times New Roman" w:hAnsi="Times New Roman" w:cs="Times New Roman"/>
          <w:color w:val="000000"/>
        </w:rPr>
        <w:fldChar w:fldCharType="separate"/>
      </w:r>
      <w:r w:rsidR="00E34A08" w:rsidRPr="00E34A08">
        <w:rPr>
          <w:rFonts w:ascii="Times New Roman" w:hAnsi="Times New Roman" w:cs="Times New Roman"/>
          <w:color w:val="000000"/>
          <w:vertAlign w:val="superscript"/>
        </w:rPr>
        <w:t>15</w:t>
      </w:r>
      <w:r w:rsidR="007B4DCE">
        <w:rPr>
          <w:rFonts w:ascii="Times New Roman" w:hAnsi="Times New Roman" w:cs="Times New Roman"/>
          <w:color w:val="000000"/>
        </w:rPr>
        <w:fldChar w:fldCharType="end"/>
      </w:r>
      <w:ins w:id="71" w:author="Martin, Greta Katherine" w:date="2025-04-01T11:58:00Z" w16du:dateUtc="2025-04-01T15:58:00Z">
        <w:r w:rsidR="00722DE3">
          <w:rPr>
            <w:rFonts w:ascii="Times New Roman" w:hAnsi="Times New Roman" w:cs="Times New Roman"/>
            <w:color w:val="000000"/>
          </w:rPr>
          <w:t xml:space="preserve"> </w:t>
        </w:r>
      </w:ins>
      <w:ins w:id="72" w:author="Martin, Greta Katherine" w:date="2025-04-01T11:59:00Z" w16du:dateUtc="2025-04-01T15:59:00Z">
        <w:r w:rsidR="00722DE3">
          <w:rPr>
            <w:rFonts w:ascii="Times New Roman" w:hAnsi="Times New Roman" w:cs="Times New Roman"/>
            <w:color w:val="000000"/>
          </w:rPr>
          <w:t xml:space="preserve">Mediation studies of have </w:t>
        </w:r>
        <w:r w:rsidR="00722DE3" w:rsidRPr="00133807">
          <w:rPr>
            <w:rFonts w:ascii="Times New Roman" w:hAnsi="Times New Roman" w:cs="Times New Roman"/>
            <w:color w:val="000000"/>
          </w:rPr>
          <w:t>found evidence that greenspace is associated with health through better air quality, increased physical activity, and reduced stress</w:t>
        </w:r>
      </w:ins>
      <w:ins w:id="73" w:author="Martin, Greta Katherine" w:date="2025-04-01T12:00:00Z" w16du:dateUtc="2025-04-01T16:00:00Z">
        <w:r w:rsidR="00722DE3">
          <w:rPr>
            <w:rFonts w:ascii="Times New Roman" w:hAnsi="Times New Roman" w:cs="Times New Roman"/>
            <w:color w:val="000000"/>
          </w:rPr>
          <w:t>.</w:t>
        </w:r>
      </w:ins>
      <w:r w:rsidR="00722DE3">
        <w:rPr>
          <w:rFonts w:ascii="Times New Roman" w:hAnsi="Times New Roman" w:cs="Times New Roman"/>
          <w:color w:val="000000"/>
        </w:rPr>
        <w:fldChar w:fldCharType="begin"/>
      </w:r>
      <w:r w:rsidR="00E34A08">
        <w:rPr>
          <w:rFonts w:ascii="Times New Roman" w:hAnsi="Times New Roman" w:cs="Times New Roman"/>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rFonts w:ascii="Times New Roman" w:hAnsi="Times New Roman" w:cs="Times New Roman"/>
          <w:color w:val="000000"/>
        </w:rPr>
        <w:fldChar w:fldCharType="separate"/>
      </w:r>
      <w:r w:rsidR="00E34A08" w:rsidRPr="00E34A08">
        <w:rPr>
          <w:rFonts w:ascii="Times New Roman" w:hAnsi="Times New Roman" w:cs="Times New Roman"/>
          <w:color w:val="000000"/>
          <w:vertAlign w:val="superscript"/>
        </w:rPr>
        <w:t>16</w:t>
      </w:r>
      <w:r w:rsidR="00722DE3">
        <w:rPr>
          <w:rFonts w:ascii="Times New Roman" w:hAnsi="Times New Roman" w:cs="Times New Roman"/>
          <w:color w:val="000000"/>
        </w:rPr>
        <w:fldChar w:fldCharType="end"/>
      </w:r>
      <w:ins w:id="74" w:author="Martin, Greta Katherine" w:date="2025-04-01T11:59:00Z" w16du:dateUtc="2025-04-01T15:59:00Z">
        <w:r w:rsidR="00722DE3" w:rsidDel="007B4DCE">
          <w:rPr>
            <w:rFonts w:ascii="Times New Roman" w:hAnsi="Times New Roman" w:cs="Times New Roman"/>
            <w:color w:val="000000"/>
          </w:rPr>
          <w:t xml:space="preserve"> </w:t>
        </w:r>
      </w:ins>
      <w:del w:id="75" w:author="Martin, Greta Katherine" w:date="2025-04-01T11:42:00Z" w16du:dateUtc="2025-04-01T15:42:00Z">
        <w:r w:rsidR="007B4DCE" w:rsidDel="007B4DCE">
          <w:rPr>
            <w:rFonts w:ascii="Times New Roman" w:hAnsi="Times New Roman" w:cs="Times New Roman"/>
            <w:color w:val="000000"/>
          </w:rPr>
          <w:fldChar w:fldCharType="begin"/>
        </w:r>
        <w:r w:rsidR="007B4DCE" w:rsidDel="007B4DCE">
          <w:rPr>
            <w:rFonts w:ascii="Times New Roman" w:hAnsi="Times New Roman" w:cs="Times New Roman"/>
            <w:color w:val="000000"/>
          </w:rPr>
          <w:delInstrText xml:space="preserve"> ADDIN ZOTERO_TEMP </w:delInstrText>
        </w:r>
        <w:r w:rsidR="007B4DCE" w:rsidDel="007B4DCE">
          <w:rPr>
            <w:rFonts w:ascii="Times New Roman" w:hAnsi="Times New Roman" w:cs="Times New Roman"/>
            <w:color w:val="000000"/>
          </w:rPr>
          <w:fldChar w:fldCharType="separate"/>
        </w:r>
        <w:r w:rsidR="007B4DCE" w:rsidDel="007B4DCE">
          <w:rPr>
            <w:rFonts w:ascii="Times New Roman" w:hAnsi="Times New Roman" w:cs="Times New Roman"/>
            <w:noProof/>
            <w:color w:val="000000"/>
          </w:rPr>
          <w:delText>{Citation}</w:delText>
        </w:r>
        <w:r w:rsidR="007B4DCE" w:rsidDel="007B4DCE">
          <w:rPr>
            <w:rFonts w:ascii="Times New Roman" w:hAnsi="Times New Roman" w:cs="Times New Roman"/>
            <w:color w:val="000000"/>
          </w:rPr>
          <w:fldChar w:fldCharType="end"/>
        </w:r>
      </w:del>
    </w:p>
    <w:p w14:paraId="1F1269C5" w14:textId="77777777" w:rsidR="00AB1FFE" w:rsidRDefault="00AB1FFE" w:rsidP="00AB1FFE">
      <w:pPr>
        <w:rPr>
          <w:ins w:id="76" w:author="Martin, Greta Katherine" w:date="2025-03-27T11:49:00Z" w16du:dateUtc="2025-03-27T15:49:00Z"/>
          <w:moveTo w:id="77" w:author="Martin, Greta Katherine" w:date="2025-03-27T11:48:00Z" w16du:dateUtc="2025-03-27T15:48:00Z"/>
          <w:rFonts w:ascii="Times New Roman" w:hAnsi="Times New Roman" w:cs="Times New Roman"/>
          <w:color w:val="000000" w:themeColor="text1"/>
        </w:rPr>
      </w:pPr>
    </w:p>
    <w:moveToRangeEnd w:id="32"/>
    <w:p w14:paraId="59F2B528" w14:textId="77777777" w:rsidR="00AB1FFE" w:rsidDel="007A02E0" w:rsidRDefault="00AB1FFE" w:rsidP="007B6224">
      <w:pPr>
        <w:rPr>
          <w:del w:id="78" w:author="Martin, Greta Katherine" w:date="2025-04-01T11:30:00Z" w16du:dateUtc="2025-04-01T15:30:00Z"/>
          <w:rFonts w:ascii="Times New Roman" w:hAnsi="Times New Roman" w:cs="Times New Roman"/>
          <w:color w:val="000000" w:themeColor="text1"/>
        </w:rPr>
      </w:pPr>
    </w:p>
    <w:p w14:paraId="02B1D303" w14:textId="77777777" w:rsidR="00580922" w:rsidRDefault="00580922" w:rsidP="007B6224">
      <w:pPr>
        <w:rPr>
          <w:rFonts w:ascii="Times New Roman" w:hAnsi="Times New Roman" w:cs="Times New Roman"/>
          <w:color w:val="000000" w:themeColor="text1"/>
        </w:rPr>
      </w:pPr>
    </w:p>
    <w:p w14:paraId="69B3D446" w14:textId="5CC71413" w:rsidR="00AE765C" w:rsidRDefault="00791C22" w:rsidP="007B6224">
      <w:pPr>
        <w:rPr>
          <w:rFonts w:ascii="Times New Roman" w:hAnsi="Times New Roman" w:cs="Times New Roman"/>
          <w:color w:val="000000"/>
          <w:shd w:val="clear" w:color="auto" w:fill="FFFFFF"/>
        </w:rPr>
      </w:pPr>
      <w:r>
        <w:rPr>
          <w:rFonts w:ascii="Times New Roman" w:hAnsi="Times New Roman" w:cs="Times New Roman"/>
          <w:color w:val="000000" w:themeColor="text1"/>
        </w:rPr>
        <w:t>Studies linking greenspace 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E34A08">
        <w:rPr>
          <w:rFonts w:ascii="Times New Roman" w:hAnsi="Times New Roman" w:cs="Times New Roman"/>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E34A08" w:rsidRPr="00E34A08">
        <w:rPr>
          <w:rFonts w:ascii="Times New Roman" w:hAnsi="Times New Roman" w:cs="Times New Roman"/>
          <w:color w:val="000000"/>
          <w:vertAlign w:val="superscript"/>
        </w:rPr>
        <w:t>17</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 xml:space="preserve">NDVI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w:t>
      </w:r>
      <w:r w:rsidR="00580922">
        <w:rPr>
          <w:rFonts w:ascii="Times New Roman" w:hAnsi="Times New Roman" w:cs="Times New Roman"/>
          <w:color w:val="000000"/>
          <w:shd w:val="clear" w:color="auto" w:fill="FFFFFF"/>
        </w:rPr>
        <w:t>d</w:t>
      </w:r>
      <w:r w:rsidR="00A82B15">
        <w:rPr>
          <w:rFonts w:ascii="Times New Roman" w:hAnsi="Times New Roman" w:cs="Times New Roman"/>
          <w:color w:val="000000"/>
          <w:shd w:val="clear" w:color="auto" w:fill="FFFFFF"/>
        </w:rPr>
        <w:t xml:space="preserv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18</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19</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rFonts w:ascii="Times New Roman" w:hAnsi="Times New Roman" w:cs="Times New Roman"/>
          <w:color w:val="000000"/>
          <w:shd w:val="clear" w:color="auto" w:fill="FFFFFF"/>
        </w:rPr>
      </w:pPr>
    </w:p>
    <w:p w14:paraId="26590397" w14:textId="213B7C3A"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 xml:space="preserve">The Lancet Countdown is an annual publication dedicated to tracking progress towards the goals </w:t>
      </w:r>
      <w:r w:rsidR="00855772" w:rsidRPr="00E150CA">
        <w:rPr>
          <w:rFonts w:ascii="Times New Roman" w:hAnsi="Times New Roman" w:cs="Times New Roman"/>
          <w:color w:val="000000"/>
          <w:shd w:val="clear" w:color="auto" w:fill="FFFFFF"/>
        </w:rPr>
        <w:lastRenderedPageBreak/>
        <w:t>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20</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w:t>
      </w:r>
      <w:r w:rsidR="00580922">
        <w:rPr>
          <w:rFonts w:ascii="Times New Roman" w:hAnsi="Times New Roman" w:cs="Times New Roman"/>
          <w:color w:val="000000"/>
          <w:shd w:val="clear" w:color="auto" w:fill="FFFFFF"/>
        </w:rPr>
        <w:t xml:space="preserve">differences in </w:t>
      </w:r>
      <w:r w:rsidR="003C57E4">
        <w:rPr>
          <w:rFonts w:ascii="Times New Roman" w:hAnsi="Times New Roman" w:cs="Times New Roman"/>
          <w:color w:val="000000"/>
          <w:shd w:val="clear" w:color="auto" w:fill="FFFFFF"/>
        </w:rPr>
        <w:t>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w:t>
      </w:r>
      <w:ins w:id="79" w:author="Martin, Greta Katherine" w:date="2025-04-02T09:47:00Z" w16du:dateUtc="2025-04-02T13:47:00Z">
        <w:r w:rsidR="00D86A16">
          <w:rPr>
            <w:rFonts w:ascii="Times New Roman" w:hAnsi="Times New Roman" w:cs="Times New Roman"/>
            <w:color w:val="000000"/>
            <w:shd w:val="clear" w:color="auto" w:fill="FFFFFF"/>
          </w:rPr>
          <w:t>We chose five-year time periods to</w:t>
        </w:r>
      </w:ins>
      <w:ins w:id="80" w:author="Martin, Greta Katherine" w:date="2025-04-02T09:48:00Z" w16du:dateUtc="2025-04-02T13:48:00Z">
        <w:r w:rsidR="00D86A16">
          <w:rPr>
            <w:rFonts w:ascii="Times New Roman" w:hAnsi="Times New Roman" w:cs="Times New Roman"/>
            <w:color w:val="000000"/>
            <w:shd w:val="clear" w:color="auto" w:fill="FFFFFF"/>
          </w:rPr>
          <w:t xml:space="preserve"> minimize </w:t>
        </w:r>
        <w:proofErr w:type="gramStart"/>
        <w:r w:rsidR="00D86A16">
          <w:rPr>
            <w:rFonts w:ascii="Times New Roman" w:hAnsi="Times New Roman" w:cs="Times New Roman"/>
            <w:color w:val="000000"/>
            <w:shd w:val="clear" w:color="auto" w:fill="FFFFFF"/>
          </w:rPr>
          <w:t xml:space="preserve">the </w:t>
        </w:r>
      </w:ins>
      <w:ins w:id="81" w:author="Martin, Greta Katherine" w:date="2025-04-02T09:47:00Z" w16du:dateUtc="2025-04-02T13:47:00Z">
        <w:r w:rsidR="00D86A16">
          <w:rPr>
            <w:rFonts w:ascii="Times New Roman" w:hAnsi="Times New Roman" w:cs="Times New Roman"/>
            <w:color w:val="000000"/>
            <w:shd w:val="clear" w:color="auto" w:fill="FFFFFF"/>
          </w:rPr>
          <w:t xml:space="preserve"> capture</w:t>
        </w:r>
        <w:proofErr w:type="gramEnd"/>
        <w:r w:rsidR="00D86A16">
          <w:rPr>
            <w:rFonts w:ascii="Times New Roman" w:hAnsi="Times New Roman" w:cs="Times New Roman"/>
            <w:color w:val="000000"/>
            <w:shd w:val="clear" w:color="auto" w:fill="FFFFFF"/>
          </w:rPr>
          <w:t xml:space="preserve"> </w:t>
        </w:r>
      </w:ins>
      <w:r w:rsidR="001D6941">
        <w:rPr>
          <w:rFonts w:ascii="Times New Roman" w:hAnsi="Times New Roman" w:cs="Times New Roman"/>
          <w:color w:val="000000"/>
          <w:shd w:val="clear" w:color="auto" w:fill="FFFFFF"/>
        </w:rPr>
        <w:t xml:space="preserve">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0C086B5B" w:rsidR="00FC67E2" w:rsidRDefault="00FC67E2" w:rsidP="00551D54">
      <w:pPr>
        <w:rPr>
          <w:rFonts w:ascii="Times New Roman" w:hAnsi="Times New Roman" w:cs="Times New Roman"/>
          <w:b/>
          <w:bCs/>
        </w:rPr>
      </w:pPr>
    </w:p>
    <w:p w14:paraId="515C94D2" w14:textId="04150984"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468CA031"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E34A08" w:rsidRPr="00E34A08">
        <w:rPr>
          <w:rFonts w:ascii="Times New Roman" w:hAnsi="Times New Roman" w:cs="Times New Roman"/>
          <w:vertAlign w:val="superscript"/>
        </w:rPr>
        <w:t>21</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w:t>
      </w:r>
      <w:r w:rsidR="00AE2153">
        <w:rPr>
          <w:rFonts w:ascii="Times New Roman" w:hAnsi="Times New Roman" w:cs="Times New Roman"/>
        </w:rPr>
        <w:t xml:space="preserve"> List S1,</w:t>
      </w:r>
      <w:r w:rsidR="00723309">
        <w:rPr>
          <w:rFonts w:ascii="Times New Roman" w:hAnsi="Times New Roman" w:cs="Times New Roman"/>
        </w:rPr>
        <w:t xml:space="preserve"> for </w:t>
      </w:r>
      <w:r w:rsidR="009C1F86">
        <w:rPr>
          <w:rFonts w:ascii="Times New Roman" w:hAnsi="Times New Roman" w:cs="Times New Roman"/>
        </w:rPr>
        <w:t xml:space="preserve">a </w:t>
      </w:r>
      <w:r w:rsidR="00723309">
        <w:rPr>
          <w:rFonts w:ascii="Times New Roman" w:hAnsi="Times New Roman" w:cs="Times New Roman"/>
        </w:rPr>
        <w:t>complete list)</w:t>
      </w:r>
      <w:r w:rsidR="00B723B6">
        <w:rPr>
          <w:rFonts w:ascii="Times New Roman" w:hAnsi="Times New Roman" w:cs="Times New Roman"/>
        </w:rPr>
        <w:t xml:space="preserve">. </w:t>
      </w:r>
    </w:p>
    <w:p w14:paraId="3DC394E4" w14:textId="1765C502" w:rsidR="00C1696B" w:rsidRPr="00E150CA" w:rsidRDefault="00C1696B" w:rsidP="00551D54">
      <w:pPr>
        <w:rPr>
          <w:rFonts w:ascii="Times New Roman" w:hAnsi="Times New Roman" w:cs="Times New Roman"/>
        </w:rPr>
      </w:pPr>
    </w:p>
    <w:p w14:paraId="0F8F828B" w14:textId="582F14AF"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2139601B" w:rsidR="00D51E22" w:rsidRPr="00E150CA" w:rsidRDefault="00D51E22" w:rsidP="00551D54">
      <w:pPr>
        <w:rPr>
          <w:rFonts w:ascii="Times New Roman" w:hAnsi="Times New Roman" w:cs="Times New Roman"/>
          <w:i/>
          <w:iCs/>
        </w:rPr>
      </w:pPr>
    </w:p>
    <w:p w14:paraId="125EAC6C" w14:textId="75FCB11D"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ins w:id="82" w:author="Martin, Greta Katherine" w:date="2025-04-01T14:33:00Z" w16du:dateUtc="2025-04-01T18:33:00Z">
        <w:r w:rsidR="00FA1C0B">
          <w:rPr>
            <w:rFonts w:ascii="Times New Roman" w:hAnsi="Times New Roman" w:cs="Times New Roman"/>
          </w:rPr>
          <w:t xml:space="preserve">Following </w:t>
        </w:r>
      </w:ins>
      <w:ins w:id="83" w:author="Martin, Greta Katherine" w:date="2025-04-01T14:35:00Z" w16du:dateUtc="2025-04-01T18:35:00Z">
        <w:r w:rsidR="00FA1C0B">
          <w:rPr>
            <w:rFonts w:ascii="Times New Roman" w:hAnsi="Times New Roman" w:cs="Times New Roman"/>
          </w:rPr>
          <w:t>the methods used by many of the studies included in the</w:t>
        </w:r>
      </w:ins>
      <w:ins w:id="84" w:author="Martin, Greta Katherine" w:date="2025-04-01T14:36:00Z" w16du:dateUtc="2025-04-01T18:36:00Z">
        <w:r w:rsidR="00FA1C0B">
          <w:rPr>
            <w:rFonts w:ascii="Times New Roman" w:hAnsi="Times New Roman" w:cs="Times New Roman"/>
          </w:rPr>
          <w:t xml:space="preserve"> meta-analysis of</w:t>
        </w:r>
      </w:ins>
      <w:ins w:id="85" w:author="Martin, Greta Katherine" w:date="2025-04-01T14:35:00Z" w16du:dateUtc="2025-04-01T18:35:00Z">
        <w:r w:rsidR="00FA1C0B">
          <w:rPr>
            <w:rFonts w:ascii="Times New Roman" w:hAnsi="Times New Roman" w:cs="Times New Roman"/>
          </w:rPr>
          <w:t xml:space="preserve"> greenspace and mor</w:t>
        </w:r>
      </w:ins>
      <w:ins w:id="86" w:author="Martin, Greta Katherine" w:date="2025-04-01T14:36:00Z" w16du:dateUtc="2025-04-01T18:36:00Z">
        <w:r w:rsidR="00FA1C0B">
          <w:rPr>
            <w:rFonts w:ascii="Times New Roman" w:hAnsi="Times New Roman" w:cs="Times New Roman"/>
          </w:rPr>
          <w:t xml:space="preserve">tality that we use for our health impact </w:t>
        </w:r>
        <w:proofErr w:type="gramStart"/>
        <w:r w:rsidR="00FA1C0B">
          <w:rPr>
            <w:rFonts w:ascii="Times New Roman" w:hAnsi="Times New Roman" w:cs="Times New Roman"/>
          </w:rPr>
          <w:t>assessment,</w:t>
        </w:r>
        <w:proofErr w:type="gramEnd"/>
        <w:r w:rsidR="00FA1C0B">
          <w:rPr>
            <w:rFonts w:ascii="Times New Roman" w:hAnsi="Times New Roman" w:cs="Times New Roman"/>
          </w:rPr>
          <w:t xml:space="preserve"> we removed pixels representing water and clouds. </w:t>
        </w:r>
      </w:ins>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E34A08" w:rsidRPr="00E34A08">
        <w:rPr>
          <w:rFonts w:ascii="Times New Roman" w:hAnsi="Times New Roman" w:cs="Times New Roman"/>
          <w:vertAlign w:val="superscript"/>
        </w:rPr>
        <w:t>22</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5E807EC6" w:rsidR="000231D0" w:rsidRDefault="000231D0" w:rsidP="00551D54">
      <w:pPr>
        <w:rPr>
          <w:rFonts w:ascii="Times New Roman" w:hAnsi="Times New Roman" w:cs="Times New Roman"/>
        </w:rPr>
      </w:pPr>
    </w:p>
    <w:p w14:paraId="0CB61711" w14:textId="2A312BFC"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xml:space="preserve">. </w:t>
      </w:r>
      <w:ins w:id="87" w:author="Martin, Greta Katherine" w:date="2025-04-02T09:38:00Z" w16du:dateUtc="2025-04-02T13:38:00Z">
        <w:r w:rsidR="00CA27EC">
          <w:rPr>
            <w:rFonts w:ascii="Times New Roman" w:hAnsi="Times New Roman" w:cs="Times New Roman"/>
          </w:rPr>
          <w:t>The</w:t>
        </w:r>
      </w:ins>
      <w:ins w:id="88" w:author="Martin, Greta Katherine" w:date="2025-04-02T09:36:00Z" w16du:dateUtc="2025-04-02T13:36:00Z">
        <w:r w:rsidR="00CA27EC">
          <w:rPr>
            <w:rFonts w:ascii="Times New Roman" w:hAnsi="Times New Roman" w:cs="Times New Roman"/>
          </w:rPr>
          <w:t xml:space="preserve"> nine </w:t>
        </w:r>
      </w:ins>
      <w:ins w:id="89" w:author="Martin, Greta Katherine" w:date="2025-04-02T09:40:00Z" w16du:dateUtc="2025-04-02T13:40:00Z">
        <w:r w:rsidR="00CA27EC">
          <w:rPr>
            <w:rFonts w:ascii="Times New Roman" w:hAnsi="Times New Roman" w:cs="Times New Roman"/>
          </w:rPr>
          <w:t xml:space="preserve">longitudinal </w:t>
        </w:r>
      </w:ins>
      <w:ins w:id="90" w:author="Martin, Greta Katherine" w:date="2025-04-02T09:36:00Z" w16du:dateUtc="2025-04-02T13:36:00Z">
        <w:r w:rsidR="00CA27EC">
          <w:rPr>
            <w:rFonts w:ascii="Times New Roman" w:hAnsi="Times New Roman" w:cs="Times New Roman"/>
          </w:rPr>
          <w:t>studies included</w:t>
        </w:r>
      </w:ins>
      <w:ins w:id="91" w:author="Martin, Greta Katherine" w:date="2025-04-02T09:38:00Z" w16du:dateUtc="2025-04-02T13:38:00Z">
        <w:r w:rsidR="00CA27EC">
          <w:rPr>
            <w:rFonts w:ascii="Times New Roman" w:hAnsi="Times New Roman" w:cs="Times New Roman"/>
          </w:rPr>
          <w:t xml:space="preserve"> in th</w:t>
        </w:r>
      </w:ins>
      <w:ins w:id="92" w:author="Martin, Greta Katherine" w:date="2025-04-02T09:40:00Z" w16du:dateUtc="2025-04-02T13:40:00Z">
        <w:r w:rsidR="00CA27EC">
          <w:rPr>
            <w:rFonts w:ascii="Times New Roman" w:hAnsi="Times New Roman" w:cs="Times New Roman"/>
          </w:rPr>
          <w:t>is</w:t>
        </w:r>
      </w:ins>
      <w:ins w:id="93" w:author="Martin, Greta Katherine" w:date="2025-04-02T09:38:00Z" w16du:dateUtc="2025-04-02T13:38:00Z">
        <w:r w:rsidR="00CA27EC">
          <w:rPr>
            <w:rFonts w:ascii="Times New Roman" w:hAnsi="Times New Roman" w:cs="Times New Roman"/>
          </w:rPr>
          <w:t xml:space="preserve"> meta-analysis had follow-up periods ranging from four </w:t>
        </w:r>
      </w:ins>
      <w:ins w:id="94" w:author="Martin, Greta Katherine" w:date="2025-04-02T09:39:00Z" w16du:dateUtc="2025-04-02T13:39:00Z">
        <w:r w:rsidR="00CA27EC">
          <w:rPr>
            <w:rFonts w:ascii="Times New Roman" w:hAnsi="Times New Roman" w:cs="Times New Roman"/>
          </w:rPr>
          <w:t xml:space="preserve">to 18 years and </w:t>
        </w:r>
      </w:ins>
      <w:ins w:id="95" w:author="Martin, Greta Katherine" w:date="2025-04-02T09:36:00Z" w16du:dateUtc="2025-04-02T13:36:00Z">
        <w:r w:rsidR="00CA27EC">
          <w:rPr>
            <w:rFonts w:ascii="Times New Roman" w:hAnsi="Times New Roman" w:cs="Times New Roman"/>
          </w:rPr>
          <w:t>measure</w:t>
        </w:r>
      </w:ins>
      <w:ins w:id="96" w:author="Martin, Greta Katherine" w:date="2025-04-02T09:39:00Z" w16du:dateUtc="2025-04-02T13:39:00Z">
        <w:r w:rsidR="00CA27EC">
          <w:rPr>
            <w:rFonts w:ascii="Times New Roman" w:hAnsi="Times New Roman" w:cs="Times New Roman"/>
          </w:rPr>
          <w:t>d</w:t>
        </w:r>
      </w:ins>
      <w:ins w:id="97" w:author="Martin, Greta Katherine" w:date="2025-04-02T09:36:00Z" w16du:dateUtc="2025-04-02T13:36:00Z">
        <w:r w:rsidR="00CA27EC">
          <w:rPr>
            <w:rFonts w:ascii="Times New Roman" w:hAnsi="Times New Roman" w:cs="Times New Roman"/>
          </w:rPr>
          <w:t xml:space="preserve"> urban greenspace </w:t>
        </w:r>
      </w:ins>
      <w:ins w:id="98" w:author="Martin, Greta Katherine" w:date="2025-04-02T09:39:00Z" w16du:dateUtc="2025-04-02T13:39:00Z">
        <w:r w:rsidR="00CA27EC">
          <w:rPr>
            <w:rFonts w:ascii="Times New Roman" w:hAnsi="Times New Roman" w:cs="Times New Roman"/>
          </w:rPr>
          <w:t>using</w:t>
        </w:r>
      </w:ins>
      <w:ins w:id="99" w:author="Martin, Greta Katherine" w:date="2025-04-02T09:37:00Z" w16du:dateUtc="2025-04-02T13:37:00Z">
        <w:r w:rsidR="00CA27EC">
          <w:rPr>
            <w:rFonts w:ascii="Times New Roman" w:hAnsi="Times New Roman" w:cs="Times New Roman"/>
          </w:rPr>
          <w:t xml:space="preserve"> NDVI. </w:t>
        </w:r>
      </w:ins>
      <w:del w:id="100" w:author="Martin, Greta Katherine" w:date="2025-04-02T09:40:00Z" w16du:dateUtc="2025-04-02T13:40:00Z">
        <w:r w:rsidR="003A23CA" w:rsidDel="00CA27EC">
          <w:rPr>
            <w:rFonts w:ascii="Times New Roman" w:hAnsi="Times New Roman" w:cs="Times New Roman"/>
          </w:rPr>
          <w:delText>This meta-analysis</w:delText>
        </w:r>
        <w:r w:rsidR="00024A18" w:rsidDel="00CA27EC">
          <w:rPr>
            <w:rFonts w:ascii="Times New Roman" w:hAnsi="Times New Roman" w:cs="Times New Roman"/>
          </w:rPr>
          <w:delText xml:space="preserve"> includes</w:delText>
        </w:r>
      </w:del>
      <w:ins w:id="101" w:author="Martin, Greta Katherine" w:date="2025-04-02T09:40:00Z" w16du:dateUtc="2025-04-02T13:40:00Z">
        <w:r w:rsidR="00CA27EC">
          <w:rPr>
            <w:rFonts w:ascii="Times New Roman" w:hAnsi="Times New Roman" w:cs="Times New Roman"/>
          </w:rPr>
          <w:t>Three studies</w:t>
        </w:r>
      </w:ins>
      <w:del w:id="102" w:author="Martin, Greta Katherine" w:date="2025-04-02T09:40:00Z" w16du:dateUtc="2025-04-02T13:40:00Z">
        <w:r w:rsidR="00024A18" w:rsidDel="00CA27EC">
          <w:rPr>
            <w:rFonts w:ascii="Times New Roman" w:hAnsi="Times New Roman" w:cs="Times New Roman"/>
          </w:rPr>
          <w:delText xml:space="preserve"> </w:delText>
        </w:r>
      </w:del>
      <w:del w:id="103" w:author="Martin, Greta Katherine" w:date="2025-04-02T09:36:00Z" w16du:dateUtc="2025-04-02T13:36:00Z">
        <w:r w:rsidR="00024A18" w:rsidDel="00CA27EC">
          <w:rPr>
            <w:rFonts w:ascii="Times New Roman" w:hAnsi="Times New Roman" w:cs="Times New Roman"/>
          </w:rPr>
          <w:delText>s</w:delText>
        </w:r>
        <w:r w:rsidR="00024A18" w:rsidRPr="00435A59" w:rsidDel="00CA27EC">
          <w:rPr>
            <w:rFonts w:ascii="Times New Roman" w:hAnsi="Times New Roman" w:cs="Times New Roman"/>
          </w:rPr>
          <w:delText xml:space="preserve">everal </w:delText>
        </w:r>
      </w:del>
      <w:del w:id="104" w:author="Martin, Greta Katherine" w:date="2025-04-02T09:40:00Z" w16du:dateUtc="2025-04-02T13:40:00Z">
        <w:r w:rsidR="00024A18" w:rsidRPr="00435A59" w:rsidDel="00CA27EC">
          <w:rPr>
            <w:rFonts w:ascii="Times New Roman" w:hAnsi="Times New Roman" w:cs="Times New Roman"/>
          </w:rPr>
          <w:delText xml:space="preserve">large cohort studies </w:delText>
        </w:r>
        <w:r w:rsidR="00D968AB" w:rsidDel="00CA27EC">
          <w:rPr>
            <w:rFonts w:ascii="Times New Roman" w:hAnsi="Times New Roman" w:cs="Times New Roman"/>
          </w:rPr>
          <w:delText xml:space="preserve">in Spain, Canada, and Australia </w:delText>
        </w:r>
        <w:r w:rsidR="00024A18" w:rsidDel="00CA27EC">
          <w:rPr>
            <w:rFonts w:ascii="Times New Roman" w:hAnsi="Times New Roman" w:cs="Times New Roman"/>
          </w:rPr>
          <w:delText>that</w:delText>
        </w:r>
      </w:del>
      <w:r w:rsidR="00024A18">
        <w:rPr>
          <w:rFonts w:ascii="Times New Roman" w:hAnsi="Times New Roman" w:cs="Times New Roman"/>
        </w:rPr>
        <w:t xml:space="preserve">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ins w:id="105" w:author="Martin, Greta Katherine" w:date="2025-04-02T09:42:00Z" w16du:dateUtc="2025-04-02T13:42:00Z">
        <w:r w:rsidR="00CA27EC">
          <w:rPr>
            <w:rFonts w:ascii="Times New Roman" w:hAnsi="Times New Roman" w:cs="Times New Roman"/>
          </w:rPr>
          <w:t xml:space="preserve"> of each year</w:t>
        </w:r>
      </w:ins>
      <w:ins w:id="106" w:author="Martin, Greta Katherine" w:date="2025-04-02T09:41:00Z" w16du:dateUtc="2025-04-02T13:41:00Z">
        <w:r w:rsidR="00CA27EC">
          <w:rPr>
            <w:rFonts w:ascii="Times New Roman" w:hAnsi="Times New Roman" w:cs="Times New Roman"/>
          </w:rPr>
          <w:t xml:space="preserve"> </w:t>
        </w:r>
      </w:ins>
      <w:ins w:id="107" w:author="Martin, Greta Katherine" w:date="2025-04-02T09:42:00Z" w16du:dateUtc="2025-04-02T13:42:00Z">
        <w:r w:rsidR="00CA27EC">
          <w:rPr>
            <w:rFonts w:ascii="Times New Roman" w:hAnsi="Times New Roman" w:cs="Times New Roman"/>
          </w:rPr>
          <w:t>within the</w:t>
        </w:r>
      </w:ins>
      <w:ins w:id="108" w:author="Martin, Greta Katherine" w:date="2025-04-02T09:41:00Z" w16du:dateUtc="2025-04-02T13:41:00Z">
        <w:r w:rsidR="00CA27EC">
          <w:rPr>
            <w:rFonts w:ascii="Times New Roman" w:hAnsi="Times New Roman" w:cs="Times New Roman"/>
          </w:rPr>
          <w:t xml:space="preserve"> study period</w:t>
        </w:r>
      </w:ins>
      <w:ins w:id="109" w:author="Martin, Greta Katherine" w:date="2025-04-02T09:34:00Z" w16du:dateUtc="2025-04-02T13:34:00Z">
        <w:r w:rsidR="00CA27EC">
          <w:rPr>
            <w:rFonts w:ascii="Times New Roman" w:hAnsi="Times New Roman" w:cs="Times New Roman"/>
          </w:rPr>
          <w:t>,</w:t>
        </w:r>
      </w:ins>
      <w:ins w:id="110" w:author="Martin, Greta Katherine" w:date="2025-04-01T14:47:00Z" w16du:dateUtc="2025-04-01T18:47:00Z">
        <w:r w:rsidR="00343620">
          <w:rPr>
            <w:rFonts w:ascii="Times New Roman" w:hAnsi="Times New Roman" w:cs="Times New Roman"/>
          </w:rPr>
          <w:t xml:space="preserve"> </w:t>
        </w:r>
      </w:ins>
      <w:ins w:id="111" w:author="Martin, Greta Katherine" w:date="2025-04-02T09:41:00Z" w16du:dateUtc="2025-04-02T13:41:00Z">
        <w:r w:rsidR="00CA27EC">
          <w:rPr>
            <w:rFonts w:ascii="Times New Roman" w:hAnsi="Times New Roman" w:cs="Times New Roman"/>
          </w:rPr>
          <w:t>while</w:t>
        </w:r>
      </w:ins>
      <w:ins w:id="112" w:author="Martin, Greta Katherine" w:date="2025-04-01T14:48:00Z" w16du:dateUtc="2025-04-01T18:48:00Z">
        <w:r w:rsidR="00343620">
          <w:rPr>
            <w:rFonts w:ascii="Times New Roman" w:hAnsi="Times New Roman" w:cs="Times New Roman"/>
          </w:rPr>
          <w:t xml:space="preserve"> </w:t>
        </w:r>
      </w:ins>
      <w:ins w:id="113" w:author="Martin, Greta Katherine" w:date="2025-04-02T09:34:00Z" w16du:dateUtc="2025-04-02T13:34:00Z">
        <w:r w:rsidR="00CA27EC">
          <w:rPr>
            <w:rFonts w:ascii="Times New Roman" w:hAnsi="Times New Roman" w:cs="Times New Roman"/>
          </w:rPr>
          <w:t>four</w:t>
        </w:r>
      </w:ins>
      <w:ins w:id="114" w:author="Martin, Greta Katherine" w:date="2025-04-01T14:48:00Z" w16du:dateUtc="2025-04-01T18:48:00Z">
        <w:r w:rsidR="00343620">
          <w:rPr>
            <w:rFonts w:ascii="Times New Roman" w:hAnsi="Times New Roman" w:cs="Times New Roman"/>
          </w:rPr>
          <w:t xml:space="preserve"> others use</w:t>
        </w:r>
      </w:ins>
      <w:ins w:id="115" w:author="Martin, Greta Katherine" w:date="2025-04-02T09:41:00Z" w16du:dateUtc="2025-04-02T13:41:00Z">
        <w:r w:rsidR="00CA27EC">
          <w:rPr>
            <w:rFonts w:ascii="Times New Roman" w:hAnsi="Times New Roman" w:cs="Times New Roman"/>
          </w:rPr>
          <w:t>s</w:t>
        </w:r>
      </w:ins>
      <w:ins w:id="116" w:author="Martin, Greta Katherine" w:date="2025-04-01T14:48:00Z" w16du:dateUtc="2025-04-01T18:48:00Z">
        <w:r w:rsidR="00343620">
          <w:rPr>
            <w:rFonts w:ascii="Times New Roman" w:hAnsi="Times New Roman" w:cs="Times New Roman"/>
          </w:rPr>
          <w:t xml:space="preserve"> the greenest day or greenest month</w:t>
        </w:r>
      </w:ins>
      <w:ins w:id="117" w:author="Martin, Greta Katherine" w:date="2025-04-02T09:33:00Z" w16du:dateUtc="2025-04-02T13:33:00Z">
        <w:r w:rsidR="00CA27EC">
          <w:rPr>
            <w:rFonts w:ascii="Times New Roman" w:hAnsi="Times New Roman" w:cs="Times New Roman"/>
          </w:rPr>
          <w:t xml:space="preserve"> </w:t>
        </w:r>
      </w:ins>
      <w:ins w:id="118" w:author="Martin, Greta Katherine" w:date="2025-04-02T09:34:00Z" w16du:dateUtc="2025-04-02T13:34:00Z">
        <w:r w:rsidR="00CA27EC">
          <w:rPr>
            <w:rFonts w:ascii="Times New Roman" w:hAnsi="Times New Roman" w:cs="Times New Roman"/>
          </w:rPr>
          <w:t xml:space="preserve">from a representative year </w:t>
        </w:r>
      </w:ins>
      <w:ins w:id="119" w:author="Martin, Greta Katherine" w:date="2025-04-02T09:41:00Z" w16du:dateUtc="2025-04-02T13:41:00Z">
        <w:r w:rsidR="00CA27EC">
          <w:rPr>
            <w:rFonts w:ascii="Times New Roman" w:hAnsi="Times New Roman" w:cs="Times New Roman"/>
          </w:rPr>
          <w:t>or years</w:t>
        </w:r>
      </w:ins>
      <w:r w:rsidR="00024A18" w:rsidRPr="00435A59">
        <w:rPr>
          <w:rFonts w:ascii="Times New Roman" w:hAnsi="Times New Roman" w:cs="Times New Roman"/>
        </w:rPr>
        <w:t>.</w:t>
      </w:r>
      <w:r w:rsidR="00024A18" w:rsidRPr="00435A59">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rPr>
          <w:rFonts w:ascii="Times New Roman" w:hAnsi="Times New Roman" w:cs="Times New Roman"/>
        </w:rPr>
        <w:fldChar w:fldCharType="separate"/>
      </w:r>
      <w:r w:rsidR="00B050E8" w:rsidRPr="00B050E8">
        <w:rPr>
          <w:rFonts w:ascii="Times New Roman" w:hAnsi="Times New Roman" w:cs="Times New Roman"/>
          <w:vertAlign w:val="superscript"/>
        </w:rPr>
        <w:t>23–31</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ins w:id="120" w:author="Martin, Greta Katherine" w:date="2025-04-02T09:44:00Z" w16du:dateUtc="2025-04-02T13:44:00Z">
        <w:r w:rsidR="006648D7">
          <w:rPr>
            <w:rFonts w:ascii="Times New Roman" w:hAnsi="Times New Roman" w:cs="Times New Roman"/>
          </w:rPr>
          <w:t xml:space="preserve">To align </w:t>
        </w:r>
      </w:ins>
      <w:ins w:id="121" w:author="Martin, Greta Katherine" w:date="2025-04-02T09:45:00Z" w16du:dateUtc="2025-04-02T13:45:00Z">
        <w:r w:rsidR="006648D7">
          <w:rPr>
            <w:rFonts w:ascii="Times New Roman" w:hAnsi="Times New Roman" w:cs="Times New Roman"/>
          </w:rPr>
          <w:t xml:space="preserve">with the most commonly used exposure metric </w:t>
        </w:r>
        <w:r w:rsidR="006648D7">
          <w:rPr>
            <w:rFonts w:ascii="Times New Roman" w:hAnsi="Times New Roman" w:cs="Times New Roman"/>
          </w:rPr>
          <w:t>by the studies included in this meta-analysis</w:t>
        </w:r>
        <w:r w:rsidR="006648D7">
          <w:rPr>
            <w:rFonts w:ascii="Times New Roman" w:hAnsi="Times New Roman" w:cs="Times New Roman"/>
          </w:rPr>
          <w:t>, w</w:t>
        </w:r>
      </w:ins>
      <w:del w:id="122" w:author="Martin, Greta Katherine" w:date="2025-04-02T09:45:00Z" w16du:dateUtc="2025-04-02T13:45:00Z">
        <w:r w:rsidR="00024A18" w:rsidDel="006648D7">
          <w:rPr>
            <w:rFonts w:ascii="Times New Roman" w:hAnsi="Times New Roman" w:cs="Times New Roman"/>
          </w:rPr>
          <w:delText>W</w:delText>
        </w:r>
      </w:del>
      <w:r w:rsidR="00024A18">
        <w:rPr>
          <w:rFonts w:ascii="Times New Roman" w:hAnsi="Times New Roman" w:cs="Times New Roman"/>
        </w:rPr>
        <w:t>e therefore calculated the population-weighted greenest season NDVI</w:t>
      </w:r>
      <w:del w:id="123" w:author="Martin, Greta Katherine" w:date="2025-04-02T09:45:00Z" w16du:dateUtc="2025-04-02T13:45:00Z">
        <w:r w:rsidR="00024A18" w:rsidDel="006648D7">
          <w:rPr>
            <w:rFonts w:ascii="Times New Roman" w:hAnsi="Times New Roman" w:cs="Times New Roman"/>
          </w:rPr>
          <w:delText xml:space="preserve"> </w:delText>
        </w:r>
      </w:del>
      <w:ins w:id="124" w:author="Martin, Greta Katherine" w:date="2025-04-02T09:45:00Z" w16du:dateUtc="2025-04-02T13:45:00Z">
        <w:r w:rsidR="006648D7">
          <w:rPr>
            <w:rFonts w:ascii="Times New Roman" w:hAnsi="Times New Roman" w:cs="Times New Roman"/>
          </w:rPr>
          <w:t xml:space="preserve">. </w:t>
        </w:r>
      </w:ins>
      <w:del w:id="125" w:author="Martin, Greta Katherine" w:date="2025-04-02T09:45:00Z" w16du:dateUtc="2025-04-02T13:45:00Z">
        <w:r w:rsidR="00024A18" w:rsidDel="006648D7">
          <w:rPr>
            <w:rFonts w:ascii="Times New Roman" w:hAnsi="Times New Roman" w:cs="Times New Roman"/>
          </w:rPr>
          <w:delText>to align with th</w:delText>
        </w:r>
      </w:del>
      <w:del w:id="126" w:author="Martin, Greta Katherine" w:date="2025-04-01T14:48:00Z" w16du:dateUtc="2025-04-01T18:48:00Z">
        <w:r w:rsidR="00024A18" w:rsidDel="00886996">
          <w:rPr>
            <w:rFonts w:ascii="Times New Roman" w:hAnsi="Times New Roman" w:cs="Times New Roman"/>
          </w:rPr>
          <w:delText xml:space="preserve">is </w:delText>
        </w:r>
      </w:del>
      <w:del w:id="127" w:author="Martin, Greta Katherine" w:date="2025-04-02T09:45:00Z" w16du:dateUtc="2025-04-02T13:45:00Z">
        <w:r w:rsidR="00024A18" w:rsidDel="006648D7">
          <w:rPr>
            <w:rFonts w:ascii="Times New Roman" w:hAnsi="Times New Roman" w:cs="Times New Roman"/>
          </w:rPr>
          <w:delText xml:space="preserve">metric. </w:delText>
        </w:r>
      </w:del>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 xml:space="preserve">l Human </w:t>
      </w:r>
      <w:r w:rsidR="00A92750">
        <w:rPr>
          <w:rFonts w:ascii="Times New Roman" w:hAnsi="Times New Roman" w:cs="Times New Roman"/>
        </w:rPr>
        <w:lastRenderedPageBreak/>
        <w:t>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6B0B7256"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312E30D3" w:rsidR="004C72A3" w:rsidRDefault="004C72A3" w:rsidP="00441531">
      <w:pPr>
        <w:jc w:val="center"/>
        <w:rPr>
          <w:rFonts w:ascii="Times New Roman" w:eastAsiaTheme="minorEastAsia" w:hAnsi="Times New Roman" w:cs="Times New Roman"/>
        </w:rPr>
      </w:pPr>
    </w:p>
    <w:p w14:paraId="5662474D" w14:textId="7FECDCA2"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3CD9347A" w:rsidR="0060540D" w:rsidRDefault="0060540D" w:rsidP="000626A4">
      <w:pPr>
        <w:rPr>
          <w:rFonts w:ascii="Times New Roman" w:hAnsi="Times New Roman" w:cs="Times New Roman"/>
        </w:rPr>
      </w:pPr>
    </w:p>
    <w:p w14:paraId="2F1D9702" w14:textId="03BAD4CB"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53813506"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 xml:space="preserve">of deaths related to insufficient green area using the </w:t>
      </w:r>
      <w:r w:rsidR="00E32FAA" w:rsidRPr="00620701">
        <w:rPr>
          <w:color w:val="156082" w:themeColor="accent1"/>
          <w:shd w:val="clear" w:color="auto" w:fill="FFFFFF"/>
          <w:rPrChange w:id="128" w:author="Martin, Greta Katherine" w:date="2025-03-27T12:46:00Z" w16du:dateUtc="2025-03-27T16:46:00Z">
            <w:rPr>
              <w:color w:val="000000" w:themeColor="text1"/>
              <w:shd w:val="clear" w:color="auto" w:fill="FFFFFF"/>
            </w:rPr>
          </w:rPrChange>
        </w:rPr>
        <w:t xml:space="preserve">hazard ratio </w:t>
      </w:r>
      <w:r w:rsidR="00E32FAA">
        <w:rPr>
          <w:color w:val="000000" w:themeColor="text1"/>
          <w:shd w:val="clear" w:color="auto" w:fill="FFFFFF"/>
        </w:rPr>
        <w:t>(</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3602EEF0"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79A014B6"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change in greenspace</w:t>
      </w:r>
      <w:r w:rsidR="00BD244D">
        <w:rPr>
          <w:rFonts w:ascii="Times New Roman" w:hAnsi="Times New Roman" w:cs="Times New Roman"/>
          <w:color w:val="000000" w:themeColor="text1"/>
          <w:shd w:val="clear" w:color="auto" w:fill="FFFFFF"/>
        </w:rPr>
        <w:t xml:space="preserve"> </w:t>
      </w:r>
      <w:r w:rsidR="00BD244D">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sidR="00BD244D">
        <w:rPr>
          <w:rFonts w:ascii="Times New Roman" w:eastAsiaTheme="minorEastAsia" w:hAnsi="Times New Roman" w:cs="Times New Roman"/>
        </w:rPr>
        <w:t>)</w:t>
      </w:r>
      <w:r w:rsidR="00BD244D">
        <w:rPr>
          <w:rFonts w:ascii="Times New Roman" w:hAnsi="Times New Roman" w:cs="Times New Roman"/>
        </w:rPr>
        <w:t xml:space="preserve"> </w:t>
      </w:r>
      <w:r>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 xml:space="preserve">by 0.1 </w:t>
      </w:r>
      <w:r w:rsidR="00BD244D" w:rsidRPr="00BD244D">
        <w:rPr>
          <w:rFonts w:ascii="Times New Roman" w:hAnsi="Times New Roman" w:cs="Times New Roman"/>
          <w:color w:val="000000" w:themeColor="text1"/>
          <w:shd w:val="clear" w:color="auto" w:fill="FFFFFF"/>
        </w:rPr>
        <w:t>(Equation 2)</w:t>
      </w:r>
      <w:r w:rsidR="00BD244D">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00B050E8" w:rsidRPr="00B050E8">
        <w:rPr>
          <w:rFonts w:ascii="Times New Roman" w:hAnsi="Times New Roman" w:cs="Times New Roman"/>
          <w:color w:val="000000"/>
          <w:vertAlign w:val="superscript"/>
        </w:rPr>
        <w:t>9</w:t>
      </w:r>
      <w:r w:rsidRPr="00E32FAA">
        <w:rPr>
          <w:rFonts w:ascii="Times New Roman" w:hAnsi="Times New Roman" w:cs="Times New Roman"/>
        </w:rPr>
        <w:fldChar w:fldCharType="end"/>
      </w:r>
    </w:p>
    <w:p w14:paraId="0A830B96" w14:textId="7DADEADA" w:rsidR="00E32FAA" w:rsidRPr="00E32FAA" w:rsidRDefault="00E32FAA" w:rsidP="00E32FAA">
      <w:pPr>
        <w:rPr>
          <w:rFonts w:ascii="Times New Roman" w:hAnsi="Times New Roman" w:cs="Times New Roman"/>
        </w:rPr>
      </w:pPr>
    </w:p>
    <w:p w14:paraId="5F1AE186" w14:textId="1739D513"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B050E8">
        <w:rPr>
          <w:i w:val="0"/>
          <w:iCs w:val="0"/>
        </w:rPr>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B050E8" w:rsidRPr="00B050E8">
        <w:rPr>
          <w:color w:val="000000"/>
          <w:vertAlign w:val="superscript"/>
        </w:rPr>
        <w:t>34</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B050E8">
        <w:rPr>
          <w:i w:val="0"/>
          <w:iCs w:val="0"/>
        </w:rPr>
        <w:instrText xml:space="preserve"> ADDIN ZOTERO_ITEM CSL_CITATION {"citationID":"QexbBpt5","properties":{"formattedCitation":"\\super 35\\nosupersub{}","plainCitation":"35","noteIndex":0},"citationItems":[{"id":453,"uris":["http://zotero.org/users/10202395/items/6HKTCU6S"],"itemData":{"id":453,"type":"document","title":"Population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B050E8" w:rsidRPr="00B050E8">
        <w:rPr>
          <w:color w:val="000000"/>
          <w:vertAlign w:val="superscript"/>
        </w:rPr>
        <w:t>35</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333466E0"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5B998C69"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2CAC829E" w:rsidR="003C7B28" w:rsidRDefault="003C7B28" w:rsidP="00847BEB">
      <w:pPr>
        <w:rPr>
          <w:rFonts w:ascii="Times New Roman" w:hAnsi="Times New Roman" w:cs="Times New Roman"/>
        </w:rPr>
      </w:pPr>
    </w:p>
    <w:p w14:paraId="455ED61F" w14:textId="2152C2C5"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{"citationID":"RvaAKQDF","properties":{"formattedCitation":"\\super 36\\nosupersub{}","plainCitation":"36","noteIndex":0},"citationItems":[{"id":764,"uris":["http://zotero.org/users/10202395/items/DXZ976R9"],"itemData":{"id":764,"type":"dataset","title":"Standard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B050E8" w:rsidRPr="00B050E8">
        <w:rPr>
          <w:rFonts w:ascii="Times New Roman" w:hAnsi="Times New Roman" w:cs="Times New Roman"/>
          <w:vertAlign w:val="superscript"/>
        </w:rPr>
        <w:t>36</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{"citationID":"STzXovLg","properties":{"formattedCitation":"\\super 37\\nosupersub{}","plainCitation":"37","noteIndex":0},"citationItems":[{"id":765,"uris":["http://zotero.org/users/10202395/items/D9BXIT3D"],"itemData":{"id":765,"type":"article-journal","abstract":"We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B050E8" w:rsidRPr="00B050E8">
        <w:rPr>
          <w:rFonts w:ascii="Times New Roman" w:hAnsi="Times New Roman" w:cs="Times New Roman"/>
          <w:vertAlign w:val="superscript"/>
        </w:rPr>
        <w:t>37</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{"citationID":"JPlTTysR","properties":{"formattedCitation":"\\super 36\\nosupersub{}","plainCitation":"36","noteIndex":0},"citationItems":[{"id":764,"uris":["http://zotero.org/users/10202395/items/DXZ976R9"],"itemData":{"id":764,"type":"dataset","title":"Standard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B050E8" w:rsidRPr="00B050E8">
        <w:rPr>
          <w:rFonts w:ascii="Times New Roman" w:hAnsi="Times New Roman" w:cs="Times New Roman"/>
          <w:vertAlign w:val="superscript"/>
        </w:rPr>
        <w:t>36</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w:t>
      </w:r>
      <w:r w:rsidR="00E95922" w:rsidRPr="001F69F2">
        <w:rPr>
          <w:rFonts w:ascii="Times New Roman" w:hAnsi="Times New Roman" w:cs="Times New Roman"/>
        </w:rPr>
        <w:lastRenderedPageBreak/>
        <w:t>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B050E8">
        <w:rPr>
          <w:rFonts w:ascii="Times New Roman" w:hAnsi="Times New Roman" w:cs="Times New Roman"/>
        </w:rPr>
        <w:instrText xml:space="preserve"> ADDIN ZOTERO_ITEM CSL_CITATION {"citationID":"TX8V9wGh","properties":{"formattedCitation":"\\super 37\\nosupersub{}","plainCitation":"37","noteIndex":0},"citationItems":[{"id":765,"uris":["http://zotero.org/users/10202395/items/D9BXIT3D"],"itemData":{"id":765,"type":"article-journal","abstract":"We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B050E8" w:rsidRPr="00B050E8">
        <w:rPr>
          <w:rFonts w:ascii="Times New Roman" w:hAnsi="Times New Roman" w:cs="Times New Roman"/>
          <w:vertAlign w:val="superscript"/>
        </w:rPr>
        <w:t>37</w:t>
      </w:r>
      <w:r w:rsidR="00213180">
        <w:rPr>
          <w:rFonts w:ascii="Times New Roman" w:hAnsi="Times New Roman" w:cs="Times New Roman"/>
        </w:rPr>
        <w:fldChar w:fldCharType="end"/>
      </w:r>
    </w:p>
    <w:p w14:paraId="50382E95" w14:textId="5747DD39" w:rsidR="000B6E75" w:rsidRPr="00E150CA" w:rsidRDefault="000B6E75" w:rsidP="00551D54">
      <w:pPr>
        <w:rPr>
          <w:rFonts w:ascii="Times New Roman" w:hAnsi="Times New Roman" w:cs="Times New Roman"/>
        </w:rPr>
      </w:pPr>
    </w:p>
    <w:p w14:paraId="287F2031" w14:textId="171B281F"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07DEE5FC" w:rsidR="000C6A15" w:rsidRDefault="000C6A15" w:rsidP="00551D54">
      <w:pPr>
        <w:rPr>
          <w:rFonts w:ascii="Times New Roman" w:hAnsi="Times New Roman" w:cs="Times New Roman"/>
          <w:b/>
          <w:bCs/>
        </w:rPr>
      </w:pPr>
    </w:p>
    <w:p w14:paraId="435EF839" w14:textId="75A5A3E6" w:rsidR="00083DB1" w:rsidRPr="00E150CA" w:rsidRDefault="000C6A15" w:rsidP="00551D54">
      <w:pPr>
        <w:rPr>
          <w:rFonts w:ascii="Times New Roman" w:hAnsi="Times New Roman" w:cs="Times New Roman"/>
          <w:b/>
          <w:bCs/>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w:t>
      </w:r>
      <w:r w:rsidR="004F1B5A">
        <w:rPr>
          <w:rFonts w:ascii="Times New Roman" w:hAnsi="Times New Roman" w:cs="Times New Roman"/>
          <w:noProof/>
        </w:rPr>
        <w:drawing>
          <wp:anchor distT="0" distB="0" distL="114300" distR="114300" simplePos="0" relativeHeight="251676672" behindDoc="1" locked="0" layoutInCell="1" allowOverlap="1" wp14:anchorId="2E75DBF4" wp14:editId="5737C169">
            <wp:simplePos x="0" y="0"/>
            <wp:positionH relativeFrom="column">
              <wp:posOffset>-190500</wp:posOffset>
            </wp:positionH>
            <wp:positionV relativeFrom="paragraph">
              <wp:posOffset>1974215</wp:posOffset>
            </wp:positionV>
            <wp:extent cx="5943600" cy="3742055"/>
            <wp:effectExtent l="0" t="0" r="0" b="4445"/>
            <wp:wrapTight wrapText="bothSides">
              <wp:wrapPolygon edited="0">
                <wp:start x="0" y="0"/>
                <wp:lineTo x="0" y="21552"/>
                <wp:lineTo x="21554" y="21552"/>
                <wp:lineTo x="21554" y="0"/>
                <wp:lineTo x="0" y="0"/>
              </wp:wrapPolygon>
            </wp:wrapTight>
            <wp:docPr id="1438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59400" name="Picture 1438659400"/>
                    <pic:cNvPicPr/>
                  </pic:nvPicPr>
                  <pic:blipFill>
                    <a:blip r:embed="rId9"/>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r w:rsidR="0075333B">
        <w:rPr>
          <w:rFonts w:ascii="Times New Roman" w:hAnsi="Times New Roman" w:cs="Times New Roman"/>
        </w:rPr>
        <w:t xml:space="preserve">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3CBD27E3" w14:textId="757430AC"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2E48617C" w:rsidR="00083DB1" w:rsidRDefault="00083DB1" w:rsidP="00551D54">
      <w:pPr>
        <w:rPr>
          <w:rFonts w:ascii="Times New Roman" w:hAnsi="Times New Roman" w:cs="Times New Roman"/>
        </w:rPr>
      </w:pPr>
    </w:p>
    <w:p w14:paraId="2F87ED76" w14:textId="0AEA7697" w:rsidR="00560272" w:rsidRDefault="00F533A8" w:rsidP="00551D54">
      <w:pPr>
        <w:rPr>
          <w:rFonts w:ascii="Times New Roman" w:hAnsi="Times New Roman" w:cs="Times New Roman"/>
        </w:rPr>
      </w:pPr>
      <w:r>
        <w:rPr>
          <w:rFonts w:ascii="Times New Roman" w:hAnsi="Times New Roman" w:cs="Times New Roman"/>
        </w:rPr>
        <w:lastRenderedPageBreak/>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5FD430AE" w:rsidR="00560272" w:rsidRDefault="00560272" w:rsidP="00551D54">
      <w:pPr>
        <w:rPr>
          <w:rFonts w:ascii="Times New Roman" w:hAnsi="Times New Roman" w:cs="Times New Roman"/>
        </w:rPr>
      </w:pPr>
    </w:p>
    <w:p w14:paraId="05C2EE37" w14:textId="00954451"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96A8BA6" w:rsidR="00ED662B" w:rsidRDefault="00ED662B" w:rsidP="00551D54">
      <w:pPr>
        <w:rPr>
          <w:rFonts w:ascii="Times New Roman" w:hAnsi="Times New Roman" w:cs="Times New Roman"/>
        </w:rPr>
      </w:pPr>
    </w:p>
    <w:p w14:paraId="04BD5B0C" w14:textId="62E90D26" w:rsidR="00ED662B" w:rsidRDefault="007B67DD" w:rsidP="00551D54">
      <w:pPr>
        <w:rPr>
          <w:rFonts w:ascii="Times New Roman" w:hAnsi="Times New Roman" w:cs="Times New Roman"/>
        </w:rPr>
      </w:pPr>
      <w:r>
        <w:rPr>
          <w:rFonts w:ascii="Times New Roman" w:hAnsi="Times New Roman" w:cs="Times New Roman"/>
          <w:noProof/>
        </w:rPr>
        <w:lastRenderedPageBreak/>
        <w:drawing>
          <wp:inline distT="0" distB="0" distL="0" distR="0" wp14:anchorId="28668F4D" wp14:editId="59AE7AA8">
            <wp:extent cx="5943600" cy="5943600"/>
            <wp:effectExtent l="0" t="0" r="0" b="0"/>
            <wp:docPr id="1775802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2168" name="Picture 1775802168"/>
                    <pic:cNvPicPr/>
                  </pic:nvPicPr>
                  <pic:blipFill>
                    <a:blip r:embed="rId10"/>
                    <a:stretch>
                      <a:fillRect/>
                    </a:stretch>
                  </pic:blipFill>
                  <pic:spPr>
                    <a:xfrm>
                      <a:off x="0" y="0"/>
                      <a:ext cx="5943600" cy="5943600"/>
                    </a:xfrm>
                    <a:prstGeom prst="rect">
                      <a:avLst/>
                    </a:prstGeom>
                  </pic:spPr>
                </pic:pic>
              </a:graphicData>
            </a:graphic>
          </wp:inline>
        </w:drawing>
      </w:r>
    </w:p>
    <w:p w14:paraId="4CC64F68" w14:textId="6F5346CB"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68CFC6C4" w:rsidR="006C67EB" w:rsidRDefault="006C67EB" w:rsidP="003771C7">
      <w:pPr>
        <w:rPr>
          <w:rFonts w:ascii="Times New Roman" w:hAnsi="Times New Roman" w:cs="Times New Roman"/>
        </w:rPr>
      </w:pPr>
    </w:p>
    <w:p w14:paraId="1E45EFD8" w14:textId="24FCF47F"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173C6A1B" w:rsidR="00A70F65" w:rsidRDefault="00A70F65" w:rsidP="003771C7">
      <w:pPr>
        <w:rPr>
          <w:rFonts w:ascii="Times New Roman" w:hAnsi="Times New Roman" w:cs="Times New Roman"/>
        </w:rPr>
      </w:pPr>
    </w:p>
    <w:p w14:paraId="68FB2AF5" w14:textId="3CC84DB8"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w:t>
      </w:r>
      <w:r w:rsidR="004339B3">
        <w:rPr>
          <w:rFonts w:ascii="Times New Roman" w:hAnsi="Times New Roman" w:cs="Times New Roman"/>
        </w:rPr>
        <w:lastRenderedPageBreak/>
        <w:t xml:space="preserve">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4D1F1451" w:rsidR="00CB3595" w:rsidRDefault="007B67DD"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7696" behindDoc="1" locked="0" layoutInCell="1" allowOverlap="1" wp14:anchorId="3A848430" wp14:editId="68575933">
            <wp:simplePos x="0" y="0"/>
            <wp:positionH relativeFrom="column">
              <wp:posOffset>-55245</wp:posOffset>
            </wp:positionH>
            <wp:positionV relativeFrom="paragraph">
              <wp:posOffset>169488</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7900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0217" name="Picture 779000217"/>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3C5B399F" w:rsidR="007C73A9" w:rsidRDefault="007C73A9" w:rsidP="00551D54">
      <w:pPr>
        <w:rPr>
          <w:rFonts w:ascii="Times New Roman" w:hAnsi="Times New Roman" w:cs="Times New Roman"/>
        </w:rPr>
      </w:pPr>
    </w:p>
    <w:p w14:paraId="1904F4FD" w14:textId="12BE6C92" w:rsidR="005B2BD0" w:rsidRDefault="005B2BD0" w:rsidP="00551D54">
      <w:pPr>
        <w:rPr>
          <w:rFonts w:ascii="Times New Roman" w:hAnsi="Times New Roman" w:cs="Times New Roman"/>
          <w:i/>
          <w:iCs/>
        </w:rPr>
      </w:pPr>
    </w:p>
    <w:p w14:paraId="199095B6" w14:textId="2E57CE6B" w:rsidR="0049174D" w:rsidRDefault="0049174D" w:rsidP="00551D54">
      <w:pPr>
        <w:rPr>
          <w:rFonts w:ascii="Times New Roman" w:hAnsi="Times New Roman" w:cs="Times New Roman"/>
        </w:rPr>
      </w:pPr>
    </w:p>
    <w:p w14:paraId="5E7D9206" w14:textId="7996AD3E" w:rsidR="004902E4" w:rsidRDefault="004902E4" w:rsidP="00551D54">
      <w:pPr>
        <w:rPr>
          <w:rFonts w:ascii="Times New Roman" w:hAnsi="Times New Roman" w:cs="Times New Roman"/>
          <w:b/>
          <w:bCs/>
          <w:i/>
          <w:iCs/>
        </w:rPr>
      </w:pPr>
    </w:p>
    <w:p w14:paraId="72F33471" w14:textId="24812394" w:rsidR="004902E4" w:rsidRDefault="004902E4" w:rsidP="00551D54">
      <w:pPr>
        <w:rPr>
          <w:rFonts w:ascii="Times New Roman" w:hAnsi="Times New Roman" w:cs="Times New Roman"/>
          <w:b/>
          <w:bCs/>
          <w:i/>
          <w:iCs/>
        </w:rPr>
      </w:pPr>
    </w:p>
    <w:p w14:paraId="7CEE42A4" w14:textId="093EA894" w:rsidR="004902E4" w:rsidRDefault="004902E4" w:rsidP="00551D54">
      <w:pPr>
        <w:rPr>
          <w:rFonts w:ascii="Times New Roman" w:hAnsi="Times New Roman" w:cs="Times New Roman"/>
          <w:b/>
          <w:bCs/>
          <w:i/>
          <w:iCs/>
        </w:rPr>
      </w:pPr>
    </w:p>
    <w:p w14:paraId="467D8E44" w14:textId="43D5F801" w:rsidR="004902E4" w:rsidRDefault="004902E4" w:rsidP="00551D54">
      <w:pPr>
        <w:rPr>
          <w:rFonts w:ascii="Times New Roman" w:hAnsi="Times New Roman" w:cs="Times New Roman"/>
          <w:b/>
          <w:bCs/>
          <w:i/>
          <w:iCs/>
        </w:rPr>
      </w:pPr>
    </w:p>
    <w:p w14:paraId="76C55FA4" w14:textId="029807B9" w:rsidR="004902E4" w:rsidRDefault="004902E4" w:rsidP="00551D54">
      <w:pPr>
        <w:rPr>
          <w:rFonts w:ascii="Times New Roman" w:hAnsi="Times New Roman" w:cs="Times New Roman"/>
          <w:b/>
          <w:bCs/>
          <w:i/>
          <w:iCs/>
        </w:rPr>
      </w:pPr>
    </w:p>
    <w:p w14:paraId="61009364" w14:textId="1D6CF104" w:rsidR="004902E4" w:rsidRDefault="004902E4" w:rsidP="00551D54">
      <w:pPr>
        <w:rPr>
          <w:rFonts w:ascii="Times New Roman" w:hAnsi="Times New Roman" w:cs="Times New Roman"/>
          <w:b/>
          <w:bCs/>
          <w:i/>
          <w:iCs/>
        </w:rPr>
      </w:pPr>
    </w:p>
    <w:p w14:paraId="587EADB0" w14:textId="7766F1C1" w:rsidR="004902E4" w:rsidRDefault="004902E4" w:rsidP="00551D54">
      <w:pPr>
        <w:rPr>
          <w:rFonts w:ascii="Times New Roman" w:hAnsi="Times New Roman" w:cs="Times New Roman"/>
          <w:b/>
          <w:bCs/>
          <w:i/>
          <w:iCs/>
        </w:rPr>
      </w:pPr>
    </w:p>
    <w:p w14:paraId="3F570FEC" w14:textId="43557F03" w:rsidR="004902E4" w:rsidRDefault="004902E4" w:rsidP="00551D54">
      <w:pPr>
        <w:rPr>
          <w:rFonts w:ascii="Times New Roman" w:hAnsi="Times New Roman" w:cs="Times New Roman"/>
          <w:b/>
          <w:bCs/>
          <w:i/>
          <w:iCs/>
        </w:rPr>
      </w:pPr>
    </w:p>
    <w:p w14:paraId="44EAF2DA" w14:textId="41F66058" w:rsidR="004902E4" w:rsidRDefault="004902E4" w:rsidP="00551D54">
      <w:pPr>
        <w:rPr>
          <w:rFonts w:ascii="Times New Roman" w:hAnsi="Times New Roman" w:cs="Times New Roman"/>
          <w:b/>
          <w:bCs/>
          <w:i/>
          <w:iCs/>
        </w:rPr>
      </w:pPr>
    </w:p>
    <w:p w14:paraId="58FC3A85" w14:textId="23DAEA09" w:rsidR="004902E4" w:rsidRDefault="004902E4" w:rsidP="00551D54">
      <w:pPr>
        <w:rPr>
          <w:rFonts w:ascii="Times New Roman" w:hAnsi="Times New Roman" w:cs="Times New Roman"/>
          <w:b/>
          <w:bCs/>
          <w:i/>
          <w:iCs/>
        </w:rPr>
      </w:pPr>
    </w:p>
    <w:p w14:paraId="32B731F7" w14:textId="20511B7C" w:rsidR="004902E4" w:rsidRDefault="004902E4" w:rsidP="00551D54">
      <w:pPr>
        <w:rPr>
          <w:rFonts w:ascii="Times New Roman" w:hAnsi="Times New Roman" w:cs="Times New Roman"/>
          <w:b/>
          <w:bCs/>
          <w:i/>
          <w:iCs/>
        </w:rPr>
      </w:pPr>
    </w:p>
    <w:p w14:paraId="029A9A04" w14:textId="62983112" w:rsidR="004902E4" w:rsidRDefault="004902E4" w:rsidP="00551D54">
      <w:pPr>
        <w:rPr>
          <w:rFonts w:ascii="Times New Roman" w:hAnsi="Times New Roman" w:cs="Times New Roman"/>
          <w:b/>
          <w:bCs/>
          <w:i/>
          <w:iCs/>
        </w:rPr>
      </w:pPr>
    </w:p>
    <w:p w14:paraId="7FA3C823" w14:textId="039F7541" w:rsidR="004902E4" w:rsidRDefault="004902E4" w:rsidP="00551D54">
      <w:pPr>
        <w:rPr>
          <w:rFonts w:ascii="Times New Roman" w:hAnsi="Times New Roman" w:cs="Times New Roman"/>
          <w:b/>
          <w:bCs/>
          <w:i/>
          <w:iCs/>
        </w:rPr>
      </w:pPr>
    </w:p>
    <w:p w14:paraId="34563256" w14:textId="1761FFCE" w:rsidR="004902E4" w:rsidRDefault="004902E4" w:rsidP="00551D54">
      <w:pPr>
        <w:rPr>
          <w:rFonts w:ascii="Times New Roman" w:hAnsi="Times New Roman" w:cs="Times New Roman"/>
          <w:b/>
          <w:bCs/>
          <w:i/>
          <w:iCs/>
        </w:rPr>
      </w:pPr>
    </w:p>
    <w:p w14:paraId="4CAA7256" w14:textId="259F365D" w:rsidR="004902E4" w:rsidRDefault="004902E4" w:rsidP="00551D54">
      <w:pPr>
        <w:rPr>
          <w:rFonts w:ascii="Times New Roman" w:hAnsi="Times New Roman" w:cs="Times New Roman"/>
          <w:b/>
          <w:bCs/>
          <w:i/>
          <w:iCs/>
        </w:rPr>
      </w:pPr>
    </w:p>
    <w:p w14:paraId="5C928683" w14:textId="67F54DEC" w:rsidR="004902E4" w:rsidRDefault="004902E4" w:rsidP="00551D54">
      <w:pPr>
        <w:rPr>
          <w:rFonts w:ascii="Times New Roman" w:hAnsi="Times New Roman" w:cs="Times New Roman"/>
          <w:b/>
          <w:bCs/>
          <w:i/>
          <w:iCs/>
        </w:rPr>
      </w:pPr>
    </w:p>
    <w:p w14:paraId="224FA2A8" w14:textId="48BB4328" w:rsidR="004902E4" w:rsidRDefault="004902E4" w:rsidP="00551D54">
      <w:pPr>
        <w:rPr>
          <w:rFonts w:ascii="Times New Roman" w:hAnsi="Times New Roman" w:cs="Times New Roman"/>
          <w:b/>
          <w:bCs/>
          <w:i/>
          <w:iCs/>
        </w:rPr>
      </w:pPr>
    </w:p>
    <w:p w14:paraId="310C15D9" w14:textId="530C2900" w:rsidR="004902E4" w:rsidRDefault="004902E4" w:rsidP="00551D54">
      <w:pPr>
        <w:rPr>
          <w:rFonts w:ascii="Times New Roman" w:hAnsi="Times New Roman" w:cs="Times New Roman"/>
          <w:b/>
          <w:bCs/>
          <w:i/>
          <w:iCs/>
        </w:rPr>
      </w:pPr>
    </w:p>
    <w:p w14:paraId="3A29B291" w14:textId="148DCC2E" w:rsidR="004902E4" w:rsidRDefault="004902E4" w:rsidP="00551D54">
      <w:pPr>
        <w:rPr>
          <w:rFonts w:ascii="Times New Roman" w:hAnsi="Times New Roman" w:cs="Times New Roman"/>
          <w:b/>
          <w:bCs/>
          <w:i/>
          <w:iCs/>
        </w:rPr>
      </w:pPr>
    </w:p>
    <w:p w14:paraId="575F5BB0" w14:textId="1EDEB8C2" w:rsidR="004902E4" w:rsidRDefault="004902E4" w:rsidP="00551D54">
      <w:pPr>
        <w:rPr>
          <w:rFonts w:ascii="Times New Roman" w:hAnsi="Times New Roman" w:cs="Times New Roman"/>
          <w:b/>
          <w:bCs/>
          <w:i/>
          <w:iCs/>
        </w:rPr>
      </w:pPr>
    </w:p>
    <w:p w14:paraId="6B5716CF" w14:textId="6162BF38" w:rsidR="00702E03" w:rsidRDefault="00702E03" w:rsidP="00551D54">
      <w:pPr>
        <w:rPr>
          <w:rFonts w:ascii="Times New Roman" w:hAnsi="Times New Roman" w:cs="Times New Roman"/>
          <w:b/>
          <w:bCs/>
          <w:i/>
          <w:iCs/>
        </w:rPr>
      </w:pPr>
    </w:p>
    <w:p w14:paraId="11ACC793" w14:textId="244EB1E5" w:rsidR="00702E03" w:rsidRDefault="00702E03" w:rsidP="00551D54">
      <w:pPr>
        <w:rPr>
          <w:rFonts w:ascii="Times New Roman" w:hAnsi="Times New Roman" w:cs="Times New Roman"/>
          <w:b/>
          <w:bCs/>
          <w:i/>
          <w:iCs/>
        </w:rPr>
      </w:pPr>
    </w:p>
    <w:p w14:paraId="58261D5C" w14:textId="512CA122"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ins w:id="129" w:author="Martin, Greta Katherine" w:date="2025-03-27T12:46:00Z" w16du:dateUtc="2025-03-27T16:46:00Z">
        <w:r w:rsidR="00620701">
          <w:rPr>
            <w:rFonts w:ascii="Times New Roman" w:hAnsi="Times New Roman" w:cs="Times New Roman"/>
            <w:i/>
            <w:iCs/>
          </w:rPr>
          <w:t>Each dot represents a city, colored by g</w:t>
        </w:r>
      </w:ins>
      <w:ins w:id="130" w:author="Martin, Greta Katherine" w:date="2025-03-27T12:47:00Z" w16du:dateUtc="2025-03-27T16:47:00Z">
        <w:r w:rsidR="00620701">
          <w:rPr>
            <w:rFonts w:ascii="Times New Roman" w:hAnsi="Times New Roman" w:cs="Times New Roman"/>
            <w:i/>
            <w:iCs/>
          </w:rPr>
          <w:t>eographic region.</w:t>
        </w:r>
      </w:ins>
    </w:p>
    <w:p w14:paraId="55E71BF5" w14:textId="6B71DC41" w:rsidR="00346FF4" w:rsidRDefault="00346FF4" w:rsidP="006A4AC4">
      <w:pPr>
        <w:rPr>
          <w:rFonts w:ascii="Times New Roman" w:hAnsi="Times New Roman" w:cs="Times New Roman"/>
        </w:rPr>
      </w:pPr>
    </w:p>
    <w:p w14:paraId="7414928F" w14:textId="43566076" w:rsidR="006A4AC4" w:rsidRDefault="006A4AC4" w:rsidP="00551D54">
      <w:pPr>
        <w:rPr>
          <w:rFonts w:ascii="Times New Roman" w:hAnsi="Times New Roman" w:cs="Times New Roman"/>
        </w:rPr>
      </w:pPr>
      <w:r>
        <w:rPr>
          <w:rFonts w:ascii="Times New Roman" w:hAnsi="Times New Roman" w:cs="Times New Roman"/>
        </w:rPr>
        <w:lastRenderedPageBreak/>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63BF5A05" w:rsidR="00D81AD7" w:rsidRDefault="00D81AD7" w:rsidP="00551D54">
      <w:pPr>
        <w:rPr>
          <w:rFonts w:ascii="Times New Roman" w:hAnsi="Times New Roman" w:cs="Times New Roman"/>
        </w:rPr>
      </w:pPr>
    </w:p>
    <w:p w14:paraId="728AACCD" w14:textId="2918EAAE"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three temperate cities (Zhengzhou, Shiyan,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5E120366" w:rsidR="00346FF4" w:rsidRDefault="00C73599"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8720" behindDoc="1" locked="0" layoutInCell="1" allowOverlap="1" wp14:anchorId="6CDE5781" wp14:editId="26194B9A">
            <wp:simplePos x="0" y="0"/>
            <wp:positionH relativeFrom="column">
              <wp:posOffset>73660</wp:posOffset>
            </wp:positionH>
            <wp:positionV relativeFrom="paragraph">
              <wp:posOffset>150091</wp:posOffset>
            </wp:positionV>
            <wp:extent cx="5495290" cy="5495290"/>
            <wp:effectExtent l="0" t="0" r="3810" b="0"/>
            <wp:wrapTight wrapText="bothSides">
              <wp:wrapPolygon edited="0">
                <wp:start x="100" y="0"/>
                <wp:lineTo x="0" y="300"/>
                <wp:lineTo x="0" y="449"/>
                <wp:lineTo x="2845" y="799"/>
                <wp:lineTo x="2346" y="1148"/>
                <wp:lineTo x="1947" y="1498"/>
                <wp:lineTo x="1947" y="1647"/>
                <wp:lineTo x="2795" y="2396"/>
                <wp:lineTo x="2845" y="3195"/>
                <wp:lineTo x="749" y="3544"/>
                <wp:lineTo x="749" y="3944"/>
                <wp:lineTo x="2845" y="3994"/>
                <wp:lineTo x="2845" y="5591"/>
                <wp:lineTo x="849" y="5741"/>
                <wp:lineTo x="849" y="6090"/>
                <wp:lineTo x="2845" y="6390"/>
                <wp:lineTo x="2845" y="7188"/>
                <wp:lineTo x="1298" y="7987"/>
                <wp:lineTo x="1298" y="8187"/>
                <wp:lineTo x="2496" y="8786"/>
                <wp:lineTo x="2845" y="8786"/>
                <wp:lineTo x="2845" y="9435"/>
                <wp:lineTo x="3444" y="9584"/>
                <wp:lineTo x="3394" y="9934"/>
                <wp:lineTo x="6689" y="10383"/>
                <wp:lineTo x="399" y="10783"/>
                <wp:lineTo x="0" y="10783"/>
                <wp:lineTo x="0" y="11282"/>
                <wp:lineTo x="2845" y="11981"/>
                <wp:lineTo x="1997" y="12180"/>
                <wp:lineTo x="1997" y="12480"/>
                <wp:lineTo x="2845" y="12779"/>
                <wp:lineTo x="2845" y="13578"/>
                <wp:lineTo x="749" y="14377"/>
                <wp:lineTo x="749" y="14676"/>
                <wp:lineTo x="2097" y="15175"/>
                <wp:lineTo x="2845" y="15175"/>
                <wp:lineTo x="2845" y="15974"/>
                <wp:lineTo x="799" y="16573"/>
                <wp:lineTo x="899" y="16873"/>
                <wp:lineTo x="2646" y="17572"/>
                <wp:lineTo x="2845" y="17572"/>
                <wp:lineTo x="2845" y="18370"/>
                <wp:lineTo x="1348" y="18770"/>
                <wp:lineTo x="1298" y="19069"/>
                <wp:lineTo x="1847" y="19169"/>
                <wp:lineTo x="2795" y="19968"/>
                <wp:lineTo x="2845" y="20617"/>
                <wp:lineTo x="4493" y="20766"/>
                <wp:lineTo x="6889" y="20916"/>
                <wp:lineTo x="6889" y="21365"/>
                <wp:lineTo x="9634" y="21515"/>
                <wp:lineTo x="9884" y="21515"/>
                <wp:lineTo x="17422" y="21365"/>
                <wp:lineTo x="17422" y="20916"/>
                <wp:lineTo x="20816" y="20766"/>
                <wp:lineTo x="21565" y="20716"/>
                <wp:lineTo x="21565" y="11032"/>
                <wp:lineTo x="17572" y="10383"/>
                <wp:lineTo x="19518" y="9934"/>
                <wp:lineTo x="19369" y="9584"/>
                <wp:lineTo x="21565" y="9435"/>
                <wp:lineTo x="21565" y="150"/>
                <wp:lineTo x="449" y="0"/>
                <wp:lineTo x="100" y="0"/>
              </wp:wrapPolygon>
            </wp:wrapTight>
            <wp:docPr id="76176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6835" name="Picture 761766835"/>
                    <pic:cNvPicPr/>
                  </pic:nvPicPr>
                  <pic:blipFill>
                    <a:blip r:embed="rId12"/>
                    <a:stretch>
                      <a:fillRect/>
                    </a:stretch>
                  </pic:blipFill>
                  <pic:spPr>
                    <a:xfrm>
                      <a:off x="0" y="0"/>
                      <a:ext cx="5495290" cy="5495290"/>
                    </a:xfrm>
                    <a:prstGeom prst="rect">
                      <a:avLst/>
                    </a:prstGeom>
                  </pic:spPr>
                </pic:pic>
              </a:graphicData>
            </a:graphic>
            <wp14:sizeRelH relativeFrom="page">
              <wp14:pctWidth>0</wp14:pctWidth>
            </wp14:sizeRelH>
            <wp14:sizeRelV relativeFrom="page">
              <wp14:pctHeight>0</wp14:pctHeight>
            </wp14:sizeRelV>
          </wp:anchor>
        </w:drawing>
      </w:r>
    </w:p>
    <w:p w14:paraId="70CC2C59" w14:textId="74194B46" w:rsidR="00346FF4" w:rsidRDefault="00346FF4" w:rsidP="00551D54">
      <w:pPr>
        <w:rPr>
          <w:rFonts w:ascii="Times New Roman" w:hAnsi="Times New Roman" w:cs="Times New Roman"/>
          <w:i/>
          <w:iCs/>
        </w:rPr>
      </w:pPr>
    </w:p>
    <w:p w14:paraId="678D4FA7" w14:textId="0969B9DD" w:rsidR="00346FF4" w:rsidRDefault="00346FF4" w:rsidP="00551D54">
      <w:pPr>
        <w:rPr>
          <w:rFonts w:ascii="Times New Roman" w:hAnsi="Times New Roman" w:cs="Times New Roman"/>
          <w:i/>
          <w:iCs/>
        </w:rPr>
      </w:pPr>
    </w:p>
    <w:p w14:paraId="2D30E13B" w14:textId="380C094F" w:rsidR="00346FF4" w:rsidRDefault="00346FF4" w:rsidP="00551D54">
      <w:pPr>
        <w:rPr>
          <w:rFonts w:ascii="Times New Roman" w:hAnsi="Times New Roman" w:cs="Times New Roman"/>
          <w:i/>
          <w:iCs/>
        </w:rPr>
      </w:pPr>
    </w:p>
    <w:p w14:paraId="1663D727" w14:textId="40CDF41D" w:rsidR="00346FF4" w:rsidRDefault="00346FF4" w:rsidP="00551D54">
      <w:pPr>
        <w:rPr>
          <w:rFonts w:ascii="Times New Roman" w:hAnsi="Times New Roman" w:cs="Times New Roman"/>
          <w:i/>
          <w:iCs/>
        </w:rPr>
      </w:pPr>
    </w:p>
    <w:p w14:paraId="67DBD47F" w14:textId="381AE343" w:rsidR="00346FF4" w:rsidRDefault="00346FF4" w:rsidP="00551D54">
      <w:pPr>
        <w:rPr>
          <w:rFonts w:ascii="Times New Roman" w:hAnsi="Times New Roman" w:cs="Times New Roman"/>
          <w:i/>
          <w:iCs/>
        </w:rPr>
      </w:pPr>
    </w:p>
    <w:p w14:paraId="35334F05" w14:textId="7A8D5C4D" w:rsidR="00346FF4" w:rsidRDefault="00346FF4" w:rsidP="00551D54">
      <w:pPr>
        <w:rPr>
          <w:rFonts w:ascii="Times New Roman" w:hAnsi="Times New Roman" w:cs="Times New Roman"/>
          <w:i/>
          <w:iCs/>
        </w:rPr>
      </w:pPr>
    </w:p>
    <w:p w14:paraId="075249C8" w14:textId="1C1AE372" w:rsidR="00346FF4" w:rsidRDefault="00346FF4" w:rsidP="00551D54">
      <w:pPr>
        <w:rPr>
          <w:rFonts w:ascii="Times New Roman" w:hAnsi="Times New Roman" w:cs="Times New Roman"/>
          <w:i/>
          <w:iCs/>
        </w:rPr>
      </w:pPr>
    </w:p>
    <w:p w14:paraId="53039100" w14:textId="4E944E6D" w:rsidR="007E27F5" w:rsidRDefault="007E27F5" w:rsidP="00551D54">
      <w:pPr>
        <w:rPr>
          <w:rFonts w:ascii="Times New Roman" w:hAnsi="Times New Roman" w:cs="Times New Roman"/>
          <w:i/>
          <w:iCs/>
        </w:rPr>
      </w:pPr>
    </w:p>
    <w:p w14:paraId="73D5A35A" w14:textId="2A91866A" w:rsidR="007E27F5" w:rsidRDefault="007E27F5" w:rsidP="00551D54">
      <w:pPr>
        <w:rPr>
          <w:rFonts w:ascii="Times New Roman" w:hAnsi="Times New Roman" w:cs="Times New Roman"/>
          <w:i/>
          <w:iCs/>
        </w:rPr>
      </w:pPr>
    </w:p>
    <w:p w14:paraId="2B670F03" w14:textId="2BDE49AE" w:rsidR="007E27F5" w:rsidRDefault="007E27F5" w:rsidP="00551D54">
      <w:pPr>
        <w:rPr>
          <w:rFonts w:ascii="Times New Roman" w:hAnsi="Times New Roman" w:cs="Times New Roman"/>
          <w:i/>
          <w:iCs/>
        </w:rPr>
      </w:pPr>
    </w:p>
    <w:p w14:paraId="3E17FB03" w14:textId="09BD6265" w:rsidR="007E27F5" w:rsidRDefault="007E27F5" w:rsidP="00551D54">
      <w:pPr>
        <w:rPr>
          <w:rFonts w:ascii="Times New Roman" w:hAnsi="Times New Roman" w:cs="Times New Roman"/>
          <w:i/>
          <w:iCs/>
        </w:rPr>
      </w:pPr>
    </w:p>
    <w:p w14:paraId="3563E5E4" w14:textId="4174696D" w:rsidR="007E27F5" w:rsidRDefault="007E27F5" w:rsidP="00551D54">
      <w:pPr>
        <w:rPr>
          <w:rFonts w:ascii="Times New Roman" w:hAnsi="Times New Roman" w:cs="Times New Roman"/>
          <w:i/>
          <w:iCs/>
        </w:rPr>
      </w:pPr>
    </w:p>
    <w:p w14:paraId="7802E473" w14:textId="29FD3EEF" w:rsidR="007E27F5" w:rsidRDefault="007E27F5" w:rsidP="00551D54">
      <w:pPr>
        <w:rPr>
          <w:rFonts w:ascii="Times New Roman" w:hAnsi="Times New Roman" w:cs="Times New Roman"/>
          <w:i/>
          <w:iCs/>
        </w:rPr>
      </w:pPr>
    </w:p>
    <w:p w14:paraId="6BE79226" w14:textId="73642379" w:rsidR="007E27F5" w:rsidRDefault="007E27F5" w:rsidP="00551D54">
      <w:pPr>
        <w:rPr>
          <w:rFonts w:ascii="Times New Roman" w:hAnsi="Times New Roman" w:cs="Times New Roman"/>
          <w:i/>
          <w:iCs/>
        </w:rPr>
      </w:pPr>
    </w:p>
    <w:p w14:paraId="076C7589" w14:textId="63B1D230" w:rsidR="007E27F5" w:rsidRDefault="007E27F5" w:rsidP="00551D54">
      <w:pPr>
        <w:rPr>
          <w:rFonts w:ascii="Times New Roman" w:hAnsi="Times New Roman" w:cs="Times New Roman"/>
          <w:i/>
          <w:iCs/>
        </w:rPr>
      </w:pPr>
    </w:p>
    <w:p w14:paraId="14939B27" w14:textId="37D97798" w:rsidR="007E27F5" w:rsidRDefault="007E27F5" w:rsidP="00551D54">
      <w:pPr>
        <w:rPr>
          <w:rFonts w:ascii="Times New Roman" w:hAnsi="Times New Roman" w:cs="Times New Roman"/>
          <w:i/>
          <w:iCs/>
        </w:rPr>
      </w:pPr>
    </w:p>
    <w:p w14:paraId="7986EA36" w14:textId="2CCDDB3C" w:rsidR="007E27F5" w:rsidRDefault="007E27F5" w:rsidP="00551D54">
      <w:pPr>
        <w:rPr>
          <w:rFonts w:ascii="Times New Roman" w:hAnsi="Times New Roman" w:cs="Times New Roman"/>
          <w:i/>
          <w:iCs/>
        </w:rPr>
      </w:pPr>
    </w:p>
    <w:p w14:paraId="7E89FE51" w14:textId="70605E8A" w:rsidR="007E27F5" w:rsidRDefault="007E27F5" w:rsidP="00551D54">
      <w:pPr>
        <w:rPr>
          <w:rFonts w:ascii="Times New Roman" w:hAnsi="Times New Roman" w:cs="Times New Roman"/>
          <w:i/>
          <w:iCs/>
        </w:rPr>
      </w:pPr>
    </w:p>
    <w:p w14:paraId="6A995FC5" w14:textId="3C17DADB" w:rsidR="007E27F5" w:rsidRDefault="007E27F5" w:rsidP="00551D54">
      <w:pPr>
        <w:rPr>
          <w:rFonts w:ascii="Times New Roman" w:hAnsi="Times New Roman" w:cs="Times New Roman"/>
          <w:i/>
          <w:iCs/>
        </w:rPr>
      </w:pPr>
    </w:p>
    <w:p w14:paraId="6467C3FA" w14:textId="7A33CDA9" w:rsidR="007E27F5" w:rsidRDefault="007E27F5" w:rsidP="00551D54">
      <w:pPr>
        <w:rPr>
          <w:rFonts w:ascii="Times New Roman" w:hAnsi="Times New Roman" w:cs="Times New Roman"/>
          <w:i/>
          <w:iCs/>
        </w:rPr>
      </w:pPr>
    </w:p>
    <w:p w14:paraId="669EB7CF" w14:textId="3065BEE3" w:rsidR="007E27F5" w:rsidRDefault="007E27F5" w:rsidP="00551D54">
      <w:pPr>
        <w:rPr>
          <w:rFonts w:ascii="Times New Roman" w:hAnsi="Times New Roman" w:cs="Times New Roman"/>
          <w:i/>
          <w:iCs/>
        </w:rPr>
      </w:pPr>
    </w:p>
    <w:p w14:paraId="475231FA" w14:textId="4A58D2EC" w:rsidR="007E27F5" w:rsidRDefault="007E27F5" w:rsidP="00551D54">
      <w:pPr>
        <w:rPr>
          <w:rFonts w:ascii="Times New Roman" w:hAnsi="Times New Roman" w:cs="Times New Roman"/>
          <w:i/>
          <w:iCs/>
        </w:rPr>
      </w:pPr>
    </w:p>
    <w:p w14:paraId="50050021" w14:textId="4CA07403" w:rsidR="007E27F5" w:rsidRDefault="007E27F5" w:rsidP="00551D54">
      <w:pPr>
        <w:rPr>
          <w:rFonts w:ascii="Times New Roman" w:hAnsi="Times New Roman" w:cs="Times New Roman"/>
          <w:i/>
          <w:iCs/>
        </w:rPr>
      </w:pPr>
    </w:p>
    <w:p w14:paraId="35F662E1" w14:textId="428F6D7B" w:rsidR="007E27F5" w:rsidRDefault="007E27F5" w:rsidP="00551D54">
      <w:pPr>
        <w:rPr>
          <w:rFonts w:ascii="Times New Roman" w:hAnsi="Times New Roman" w:cs="Times New Roman"/>
          <w:i/>
          <w:iCs/>
        </w:rPr>
      </w:pPr>
    </w:p>
    <w:p w14:paraId="23DD9FD3" w14:textId="1367F216" w:rsidR="00C73599" w:rsidRDefault="00C73599" w:rsidP="007E27F5">
      <w:pPr>
        <w:rPr>
          <w:rFonts w:ascii="Times New Roman" w:hAnsi="Times New Roman" w:cs="Times New Roman"/>
          <w:b/>
          <w:bCs/>
          <w:i/>
          <w:iCs/>
        </w:rPr>
      </w:pPr>
    </w:p>
    <w:p w14:paraId="43CFC046" w14:textId="15BEE6C6" w:rsidR="00C73599" w:rsidRDefault="00C73599" w:rsidP="007E27F5">
      <w:pPr>
        <w:rPr>
          <w:rFonts w:ascii="Times New Roman" w:hAnsi="Times New Roman" w:cs="Times New Roman"/>
          <w:b/>
          <w:bCs/>
          <w:i/>
          <w:iCs/>
        </w:rPr>
      </w:pPr>
    </w:p>
    <w:p w14:paraId="0A1FCBF9" w14:textId="57A7F6EC" w:rsidR="00C73599" w:rsidRDefault="00C73599" w:rsidP="007E27F5">
      <w:pPr>
        <w:rPr>
          <w:rFonts w:ascii="Times New Roman" w:hAnsi="Times New Roman" w:cs="Times New Roman"/>
          <w:b/>
          <w:bCs/>
          <w:i/>
          <w:iCs/>
        </w:rPr>
      </w:pPr>
    </w:p>
    <w:p w14:paraId="60562822" w14:textId="61B89007" w:rsidR="00C73599" w:rsidRDefault="00C73599" w:rsidP="007E27F5">
      <w:pPr>
        <w:rPr>
          <w:rFonts w:ascii="Times New Roman" w:hAnsi="Times New Roman" w:cs="Times New Roman"/>
          <w:b/>
          <w:bCs/>
          <w:i/>
          <w:iCs/>
        </w:rPr>
      </w:pPr>
    </w:p>
    <w:p w14:paraId="03EDE3AF" w14:textId="007A43A6" w:rsidR="00C73599" w:rsidRDefault="00C73599" w:rsidP="007E27F5">
      <w:pPr>
        <w:rPr>
          <w:rFonts w:ascii="Times New Roman" w:hAnsi="Times New Roman" w:cs="Times New Roman"/>
          <w:b/>
          <w:bCs/>
          <w:i/>
          <w:iCs/>
        </w:rPr>
      </w:pPr>
    </w:p>
    <w:p w14:paraId="0B9FC161" w14:textId="6D81E861" w:rsidR="00C73599" w:rsidRDefault="00C73599" w:rsidP="007E27F5">
      <w:pPr>
        <w:rPr>
          <w:rFonts w:ascii="Times New Roman" w:hAnsi="Times New Roman" w:cs="Times New Roman"/>
          <w:b/>
          <w:bCs/>
          <w:i/>
          <w:iCs/>
        </w:rPr>
      </w:pPr>
    </w:p>
    <w:p w14:paraId="1ED882ED" w14:textId="2BBCD078" w:rsidR="00C73599" w:rsidRDefault="00C73599" w:rsidP="007E27F5">
      <w:pPr>
        <w:rPr>
          <w:rFonts w:ascii="Times New Roman" w:hAnsi="Times New Roman" w:cs="Times New Roman"/>
          <w:b/>
          <w:bCs/>
          <w:i/>
          <w:iCs/>
        </w:rPr>
      </w:pPr>
    </w:p>
    <w:p w14:paraId="7FEE9473" w14:textId="77777777" w:rsidR="004F541A" w:rsidRDefault="004F541A" w:rsidP="007E27F5">
      <w:pPr>
        <w:rPr>
          <w:ins w:id="131" w:author="Martin, Greta Katherine" w:date="2025-03-27T12:24:00Z" w16du:dateUtc="2025-03-27T16:24:00Z"/>
          <w:rFonts w:ascii="Times New Roman" w:hAnsi="Times New Roman" w:cs="Times New Roman"/>
          <w:b/>
          <w:bCs/>
          <w:i/>
          <w:iCs/>
        </w:rPr>
      </w:pPr>
    </w:p>
    <w:p w14:paraId="018DF7FB" w14:textId="267369D9"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w:t>
      </w:r>
      <w:ins w:id="132" w:author="Martin, Greta Katherine" w:date="2025-03-27T12:47:00Z" w16du:dateUtc="2025-03-27T16:47:00Z">
        <w:r w:rsidR="00A91321" w:rsidRPr="00A91321">
          <w:rPr>
            <w:rFonts w:ascii="Times New Roman" w:hAnsi="Times New Roman" w:cs="Times New Roman"/>
            <w:i/>
            <w:iCs/>
          </w:rPr>
          <w:t xml:space="preserve"> </w:t>
        </w:r>
        <w:r w:rsidR="00A91321">
          <w:rPr>
            <w:rFonts w:ascii="Times New Roman" w:hAnsi="Times New Roman" w:cs="Times New Roman"/>
            <w:i/>
            <w:iCs/>
          </w:rPr>
          <w:t>Each dot represents a city, colored by climate classification.</w:t>
        </w:r>
      </w:ins>
      <w:r>
        <w:rPr>
          <w:rFonts w:ascii="Times New Roman" w:hAnsi="Times New Roman" w:cs="Times New Roman"/>
          <w:i/>
          <w:iCs/>
        </w:rPr>
        <w:t xml:space="preserve">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4A54B924" w:rsidR="007E27F5" w:rsidRDefault="007E27F5" w:rsidP="00551D54">
      <w:pPr>
        <w:rPr>
          <w:rFonts w:ascii="Times New Roman" w:hAnsi="Times New Roman" w:cs="Times New Roman"/>
          <w:i/>
          <w:iCs/>
        </w:rPr>
      </w:pPr>
    </w:p>
    <w:p w14:paraId="20BB1544" w14:textId="3E133496"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w:t>
      </w:r>
      <w:r w:rsidR="00C97E06">
        <w:rPr>
          <w:rFonts w:ascii="Times New Roman" w:hAnsi="Times New Roman" w:cs="Times New Roman"/>
        </w:rPr>
        <w:t>mean</w:t>
      </w:r>
      <w:r>
        <w:rPr>
          <w:rFonts w:ascii="Times New Roman" w:hAnsi="Times New Roman" w:cs="Times New Roman"/>
        </w:rPr>
        <w:t xml:space="preserv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w:t>
      </w:r>
      <w:del w:id="133" w:author="Martin, Greta Katherine" w:date="2025-03-27T12:48:00Z" w16du:dateUtc="2025-03-27T16:48:00Z">
        <w:r w:rsidR="00DD7A8E" w:rsidDel="00A138ED">
          <w:rPr>
            <w:rFonts w:ascii="Times New Roman" w:hAnsi="Times New Roman" w:cs="Times New Roman"/>
          </w:rPr>
          <w:delText xml:space="preserve"> </w:delText>
        </w:r>
      </w:del>
      <w:ins w:id="134" w:author="Martin, Greta Katherine" w:date="2025-03-27T12:48:00Z" w16du:dateUtc="2025-03-27T16:48:00Z">
        <w:r w:rsidR="00A138ED">
          <w:rPr>
            <w:rFonts w:ascii="Times New Roman" w:hAnsi="Times New Roman" w:cs="Times New Roman"/>
          </w:rPr>
          <w:t xml:space="preserve"> 0.13, </w:t>
        </w:r>
      </w:ins>
      <w:r w:rsidR="00DD7A8E">
        <w:rPr>
          <w:rFonts w:ascii="Times New Roman" w:hAnsi="Times New Roman" w:cs="Times New Roman"/>
        </w:rPr>
        <w:t>8.52</w:t>
      </w:r>
      <w:del w:id="135" w:author="Martin, Greta Katherine" w:date="2025-03-27T12:48:00Z" w16du:dateUtc="2025-03-27T16:48:00Z">
        <w:r w:rsidR="00DD7A8E" w:rsidDel="00A138ED">
          <w:rPr>
            <w:rFonts w:ascii="Times New Roman" w:hAnsi="Times New Roman" w:cs="Times New Roman"/>
          </w:rPr>
          <w:delText>, 0.13</w:delText>
        </w:r>
      </w:del>
      <w:r w:rsidR="00DD7A8E">
        <w:rPr>
          <w:rFonts w:ascii="Times New Roman" w:hAnsi="Times New Roman" w:cs="Times New Roman"/>
        </w:rPr>
        <w:t>)</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w:t>
      </w:r>
      <w:r w:rsidR="000E0AD4">
        <w:rPr>
          <w:rFonts w:ascii="Times New Roman" w:hAnsi="Times New Roman" w:cs="Times New Roman"/>
        </w:rPr>
        <w:lastRenderedPageBreak/>
        <w:t>deaths per 100,000 in Shiyan,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F1415BB" w:rsidR="005C0060" w:rsidRDefault="005C0060" w:rsidP="00346FF4">
      <w:pPr>
        <w:rPr>
          <w:rFonts w:ascii="Times New Roman" w:hAnsi="Times New Roman" w:cs="Times New Roman"/>
        </w:rPr>
      </w:pPr>
    </w:p>
    <w:p w14:paraId="5ABED03B" w14:textId="674475FA"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64E23">
        <w:rPr>
          <w:rFonts w:ascii="Times New Roman" w:hAnsi="Times New Roman" w:cs="Times New Roman"/>
        </w:rPr>
        <w:t>.</w:t>
      </w:r>
      <w:r w:rsidR="00D56F1F">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6E1AF3">
        <w:rPr>
          <w:rFonts w:ascii="Times New Roman" w:hAnsi="Times New Roman" w:cs="Times New Roman"/>
        </w:rPr>
        <w:t>total</w:t>
      </w:r>
      <w:r w:rsidR="00F91ED5">
        <w:rPr>
          <w:rFonts w:ascii="Times New Roman" w:hAnsi="Times New Roman" w:cs="Times New Roman"/>
        </w:rPr>
        <w:t xml:space="preserve"> attributable </w:t>
      </w:r>
      <w:r w:rsidR="00FA6E41">
        <w:rPr>
          <w:rFonts w:ascii="Times New Roman" w:hAnsi="Times New Roman" w:cs="Times New Roman"/>
        </w:rPr>
        <w:t>deaths per 100,000 and the corresponding 95% CIs can be found in the appendix (Fig. S7</w:t>
      </w:r>
      <w:r w:rsidR="00B64E23">
        <w:rPr>
          <w:rFonts w:ascii="Times New Roman" w:hAnsi="Times New Roman" w:cs="Times New Roman"/>
        </w:rPr>
        <w:t>, Table S1-S2</w:t>
      </w:r>
      <w:r w:rsidR="00FA6E41">
        <w:rPr>
          <w:rFonts w:ascii="Times New Roman" w:hAnsi="Times New Roman" w:cs="Times New Roman"/>
        </w:rPr>
        <w:t>)</w:t>
      </w:r>
      <w:r w:rsidR="00727C61">
        <w:rPr>
          <w:rFonts w:ascii="Times New Roman" w:hAnsi="Times New Roman" w:cs="Times New Roman"/>
        </w:rPr>
        <w:t>. Individual city mortality estimates are also provide</w:t>
      </w:r>
      <w:r w:rsidR="00CC66DA">
        <w:rPr>
          <w:rFonts w:ascii="Times New Roman" w:hAnsi="Times New Roman" w:cs="Times New Roman"/>
        </w:rPr>
        <w:t>d</w:t>
      </w:r>
      <w:r w:rsidR="00727C61">
        <w:rPr>
          <w:rFonts w:ascii="Times New Roman" w:hAnsi="Times New Roman" w:cs="Times New Roman"/>
        </w:rPr>
        <w:t xml:space="preserve"> (Table S3). </w:t>
      </w:r>
    </w:p>
    <w:p w14:paraId="6547561A" w14:textId="5914F8C0" w:rsidR="00346FF4" w:rsidRDefault="00346FF4" w:rsidP="00346FF4">
      <w:pPr>
        <w:rPr>
          <w:rFonts w:ascii="Times New Roman" w:hAnsi="Times New Roman" w:cs="Times New Roman"/>
          <w:i/>
          <w:iCs/>
        </w:rPr>
      </w:pPr>
    </w:p>
    <w:p w14:paraId="7C7D073E" w14:textId="1497C3E1" w:rsidR="00346FF4" w:rsidRDefault="00346FF4" w:rsidP="007E0BEF">
      <w:pPr>
        <w:rPr>
          <w:rFonts w:ascii="Times New Roman" w:hAnsi="Times New Roman" w:cs="Times New Roman"/>
        </w:rPr>
      </w:pPr>
    </w:p>
    <w:p w14:paraId="5958EDB6" w14:textId="1D425852" w:rsidR="007E0BEF" w:rsidRDefault="007E0BEF" w:rsidP="00551D54">
      <w:pPr>
        <w:rPr>
          <w:rFonts w:ascii="Times New Roman" w:hAnsi="Times New Roman" w:cs="Times New Roman"/>
          <w:i/>
          <w:iCs/>
        </w:rPr>
      </w:pPr>
    </w:p>
    <w:p w14:paraId="4D8609CC" w14:textId="15430381" w:rsidR="008443E7" w:rsidRDefault="008443E7" w:rsidP="00551D54">
      <w:pPr>
        <w:rPr>
          <w:rFonts w:ascii="Times New Roman" w:hAnsi="Times New Roman" w:cs="Times New Roman"/>
          <w:i/>
          <w:iCs/>
        </w:rPr>
      </w:pPr>
    </w:p>
    <w:p w14:paraId="34534C29" w14:textId="46EA2ACE" w:rsidR="00EB77D4" w:rsidRDefault="00EB77D4" w:rsidP="00551D54">
      <w:pPr>
        <w:rPr>
          <w:rFonts w:ascii="Times New Roman" w:hAnsi="Times New Roman" w:cs="Times New Roman"/>
          <w:i/>
          <w:iCs/>
        </w:rPr>
      </w:pPr>
    </w:p>
    <w:p w14:paraId="6295336C" w14:textId="2078EA7E" w:rsidR="00D10EF1" w:rsidRDefault="00D10EF1" w:rsidP="00551D54">
      <w:pPr>
        <w:rPr>
          <w:rFonts w:ascii="Times New Roman" w:hAnsi="Times New Roman" w:cs="Times New Roman"/>
        </w:rPr>
      </w:pPr>
    </w:p>
    <w:p w14:paraId="6EEB7B1B" w14:textId="59C8AC74" w:rsidR="00D10EF1" w:rsidRDefault="00D10EF1" w:rsidP="00551D54">
      <w:pPr>
        <w:rPr>
          <w:rFonts w:ascii="Times New Roman" w:hAnsi="Times New Roman" w:cs="Times New Roman"/>
        </w:rPr>
      </w:pPr>
    </w:p>
    <w:p w14:paraId="2E546CDB" w14:textId="028CBF54" w:rsidR="00D10EF1" w:rsidRDefault="00D10EF1" w:rsidP="00551D54">
      <w:pPr>
        <w:rPr>
          <w:rFonts w:ascii="Times New Roman" w:hAnsi="Times New Roman" w:cs="Times New Roman"/>
        </w:rPr>
      </w:pPr>
    </w:p>
    <w:p w14:paraId="04C88F3A" w14:textId="6C949D2E" w:rsidR="00D10EF1" w:rsidRDefault="00D10EF1" w:rsidP="00551D54">
      <w:pPr>
        <w:rPr>
          <w:rFonts w:ascii="Times New Roman" w:hAnsi="Times New Roman" w:cs="Times New Roman"/>
        </w:rPr>
      </w:pPr>
    </w:p>
    <w:p w14:paraId="217736CB" w14:textId="1C5ED93D" w:rsidR="00D10EF1" w:rsidRDefault="00D10EF1" w:rsidP="00551D54">
      <w:pPr>
        <w:rPr>
          <w:rFonts w:ascii="Times New Roman" w:hAnsi="Times New Roman" w:cs="Times New Roman"/>
        </w:rPr>
      </w:pPr>
    </w:p>
    <w:p w14:paraId="1360A723" w14:textId="7DC0B660" w:rsidR="00D10EF1" w:rsidRDefault="00D10EF1" w:rsidP="00551D54">
      <w:pPr>
        <w:rPr>
          <w:rFonts w:ascii="Times New Roman" w:hAnsi="Times New Roman" w:cs="Times New Roman"/>
        </w:rPr>
      </w:pPr>
    </w:p>
    <w:p w14:paraId="48DDCE01" w14:textId="65216A13" w:rsidR="00D10EF1" w:rsidRDefault="00D10EF1" w:rsidP="00551D54">
      <w:pPr>
        <w:rPr>
          <w:rFonts w:ascii="Times New Roman" w:hAnsi="Times New Roman" w:cs="Times New Roman"/>
        </w:rPr>
      </w:pPr>
    </w:p>
    <w:p w14:paraId="5328D707" w14:textId="6CE9AD24" w:rsidR="00D10EF1" w:rsidRDefault="00D10EF1" w:rsidP="00551D54">
      <w:pPr>
        <w:rPr>
          <w:rFonts w:ascii="Times New Roman" w:hAnsi="Times New Roman" w:cs="Times New Roman"/>
        </w:rPr>
      </w:pPr>
    </w:p>
    <w:p w14:paraId="241637EF" w14:textId="6E41B69F" w:rsidR="00D10EF1" w:rsidRDefault="0075560D"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5F2B4125">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75483409" w14:textId="51BB8E24" w:rsidR="00D10EF1" w:rsidRDefault="00D10EF1" w:rsidP="00551D54">
      <w:pPr>
        <w:rPr>
          <w:rFonts w:ascii="Times New Roman" w:hAnsi="Times New Roman" w:cs="Times New Roman"/>
        </w:rPr>
      </w:pPr>
    </w:p>
    <w:p w14:paraId="76F2E8D0" w14:textId="1F31A749" w:rsidR="00D10EF1" w:rsidRDefault="00D10EF1" w:rsidP="00551D54">
      <w:pPr>
        <w:rPr>
          <w:rFonts w:ascii="Times New Roman" w:hAnsi="Times New Roman" w:cs="Times New Roman"/>
        </w:rPr>
      </w:pPr>
    </w:p>
    <w:p w14:paraId="56C983B7" w14:textId="5CD83A4E" w:rsidR="00D10EF1" w:rsidRDefault="00D10EF1" w:rsidP="00551D54">
      <w:pPr>
        <w:rPr>
          <w:rFonts w:ascii="Times New Roman" w:hAnsi="Times New Roman" w:cs="Times New Roman"/>
        </w:rPr>
      </w:pPr>
    </w:p>
    <w:p w14:paraId="10608FB6" w14:textId="3A04E0DB" w:rsidR="00D10EF1" w:rsidRDefault="00D10EF1" w:rsidP="00551D54">
      <w:pPr>
        <w:rPr>
          <w:rFonts w:ascii="Times New Roman" w:hAnsi="Times New Roman" w:cs="Times New Roman"/>
        </w:rPr>
      </w:pPr>
    </w:p>
    <w:p w14:paraId="3C280A3B" w14:textId="68331570" w:rsidR="00D10EF1" w:rsidRDefault="00D10EF1" w:rsidP="00551D54">
      <w:pPr>
        <w:rPr>
          <w:rFonts w:ascii="Times New Roman" w:hAnsi="Times New Roman" w:cs="Times New Roman"/>
        </w:rPr>
      </w:pPr>
    </w:p>
    <w:p w14:paraId="6969E91C" w14:textId="5BD76FE5" w:rsidR="00D10EF1" w:rsidRDefault="00D10EF1" w:rsidP="00551D54">
      <w:pPr>
        <w:rPr>
          <w:rFonts w:ascii="Times New Roman" w:hAnsi="Times New Roman" w:cs="Times New Roman"/>
        </w:rPr>
      </w:pPr>
    </w:p>
    <w:p w14:paraId="762A7D68" w14:textId="72EC99E7" w:rsidR="00D10EF1" w:rsidRDefault="00D10EF1" w:rsidP="00551D54">
      <w:pPr>
        <w:rPr>
          <w:rFonts w:ascii="Times New Roman" w:hAnsi="Times New Roman" w:cs="Times New Roman"/>
        </w:rPr>
      </w:pPr>
    </w:p>
    <w:p w14:paraId="1BED62CF" w14:textId="79D91A77" w:rsidR="00D10EF1" w:rsidRDefault="00D10EF1" w:rsidP="00551D54">
      <w:pPr>
        <w:rPr>
          <w:rFonts w:ascii="Times New Roman" w:hAnsi="Times New Roman" w:cs="Times New Roman"/>
        </w:rPr>
      </w:pPr>
    </w:p>
    <w:p w14:paraId="780EC024" w14:textId="18D9487C" w:rsidR="00D10EF1" w:rsidRDefault="00D10EF1" w:rsidP="00551D54">
      <w:pPr>
        <w:rPr>
          <w:rFonts w:ascii="Times New Roman" w:hAnsi="Times New Roman" w:cs="Times New Roman"/>
        </w:rPr>
      </w:pPr>
    </w:p>
    <w:p w14:paraId="107E2AE9" w14:textId="62BE7D42" w:rsidR="00D10EF1" w:rsidRDefault="00D10EF1" w:rsidP="00551D54">
      <w:pPr>
        <w:rPr>
          <w:rFonts w:ascii="Times New Roman" w:hAnsi="Times New Roman" w:cs="Times New Roman"/>
        </w:rPr>
      </w:pPr>
    </w:p>
    <w:p w14:paraId="7B69F0DA" w14:textId="40D8405E" w:rsidR="00D10EF1" w:rsidRDefault="00D10EF1" w:rsidP="00551D54">
      <w:pPr>
        <w:rPr>
          <w:rFonts w:ascii="Times New Roman" w:hAnsi="Times New Roman" w:cs="Times New Roman"/>
        </w:rPr>
      </w:pPr>
    </w:p>
    <w:p w14:paraId="376AF94E" w14:textId="432A257F" w:rsidR="00D10EF1" w:rsidRDefault="00D10EF1" w:rsidP="00551D54">
      <w:pPr>
        <w:rPr>
          <w:rFonts w:ascii="Times New Roman" w:hAnsi="Times New Roman" w:cs="Times New Roman"/>
        </w:rPr>
      </w:pPr>
    </w:p>
    <w:p w14:paraId="590A787A" w14:textId="42ED60B0" w:rsidR="00D10EF1" w:rsidRDefault="00D10EF1" w:rsidP="00551D54">
      <w:pPr>
        <w:rPr>
          <w:rFonts w:ascii="Times New Roman" w:hAnsi="Times New Roman" w:cs="Times New Roman"/>
        </w:rPr>
      </w:pPr>
    </w:p>
    <w:p w14:paraId="0ACAE32D" w14:textId="27A31AD4" w:rsidR="00D10EF1" w:rsidRDefault="00D10EF1" w:rsidP="00551D54">
      <w:pPr>
        <w:rPr>
          <w:rFonts w:ascii="Times New Roman" w:hAnsi="Times New Roman" w:cs="Times New Roman"/>
        </w:rPr>
      </w:pPr>
    </w:p>
    <w:p w14:paraId="376CE52A" w14:textId="3748F728" w:rsidR="00D10EF1" w:rsidRDefault="00D10EF1" w:rsidP="00551D54">
      <w:pPr>
        <w:rPr>
          <w:rFonts w:ascii="Times New Roman" w:hAnsi="Times New Roman" w:cs="Times New Roman"/>
        </w:rPr>
      </w:pPr>
    </w:p>
    <w:p w14:paraId="4825F050" w14:textId="053E7F98" w:rsidR="007727CC" w:rsidRDefault="007727CC" w:rsidP="00551D54">
      <w:pPr>
        <w:rPr>
          <w:rFonts w:ascii="Times New Roman" w:hAnsi="Times New Roman" w:cs="Times New Roman"/>
          <w:b/>
          <w:bCs/>
          <w:i/>
          <w:iCs/>
        </w:rPr>
      </w:pPr>
    </w:p>
    <w:p w14:paraId="5DD83C39" w14:textId="49B19753" w:rsidR="007727CC" w:rsidRDefault="007727CC" w:rsidP="00551D54">
      <w:pPr>
        <w:rPr>
          <w:rFonts w:ascii="Times New Roman" w:hAnsi="Times New Roman" w:cs="Times New Roman"/>
          <w:b/>
          <w:bCs/>
          <w:i/>
          <w:iCs/>
        </w:rPr>
      </w:pPr>
    </w:p>
    <w:p w14:paraId="3764AA6D" w14:textId="3D073254" w:rsidR="007727CC" w:rsidRDefault="007727CC" w:rsidP="00551D54">
      <w:pPr>
        <w:rPr>
          <w:rFonts w:ascii="Times New Roman" w:hAnsi="Times New Roman" w:cs="Times New Roman"/>
          <w:b/>
          <w:bCs/>
          <w:i/>
          <w:iCs/>
        </w:rPr>
      </w:pPr>
    </w:p>
    <w:p w14:paraId="6EF26AB8" w14:textId="58229EED" w:rsidR="007727CC" w:rsidRDefault="007727CC" w:rsidP="00551D54">
      <w:pPr>
        <w:rPr>
          <w:rFonts w:ascii="Times New Roman" w:hAnsi="Times New Roman" w:cs="Times New Roman"/>
          <w:b/>
          <w:bCs/>
          <w:i/>
          <w:iCs/>
        </w:rPr>
      </w:pPr>
    </w:p>
    <w:p w14:paraId="27F34D98" w14:textId="4337BED7" w:rsidR="007727CC" w:rsidRDefault="007727CC" w:rsidP="00551D54">
      <w:pPr>
        <w:rPr>
          <w:rFonts w:ascii="Times New Roman" w:hAnsi="Times New Roman" w:cs="Times New Roman"/>
          <w:b/>
          <w:bCs/>
          <w:i/>
          <w:iCs/>
        </w:rPr>
      </w:pPr>
    </w:p>
    <w:p w14:paraId="2D2F5804" w14:textId="4CA128A7" w:rsidR="007727CC" w:rsidRDefault="007727CC" w:rsidP="00551D54">
      <w:pPr>
        <w:rPr>
          <w:rFonts w:ascii="Times New Roman" w:hAnsi="Times New Roman" w:cs="Times New Roman"/>
          <w:b/>
          <w:bCs/>
          <w:i/>
          <w:iCs/>
        </w:rPr>
      </w:pPr>
    </w:p>
    <w:p w14:paraId="03C0D2F7" w14:textId="5DA173BF" w:rsidR="007727CC" w:rsidRDefault="007727CC" w:rsidP="00551D54">
      <w:pPr>
        <w:rPr>
          <w:rFonts w:ascii="Times New Roman" w:hAnsi="Times New Roman" w:cs="Times New Roman"/>
          <w:b/>
          <w:bCs/>
          <w:i/>
          <w:iCs/>
        </w:rPr>
      </w:pPr>
    </w:p>
    <w:p w14:paraId="59C2B428" w14:textId="15E24181" w:rsidR="007727CC" w:rsidRDefault="007727CC" w:rsidP="00551D54">
      <w:pPr>
        <w:rPr>
          <w:rFonts w:ascii="Times New Roman" w:hAnsi="Times New Roman" w:cs="Times New Roman"/>
          <w:b/>
          <w:bCs/>
          <w:i/>
          <w:iCs/>
        </w:rPr>
      </w:pPr>
    </w:p>
    <w:p w14:paraId="43002C16" w14:textId="23F7A08C"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78006D54"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76188F">
        <w:rPr>
          <w:rFonts w:ascii="Times New Roman" w:hAnsi="Times New Roman" w:cs="Times New Roman"/>
        </w:rPr>
        <w:t xml:space="preserve">an average of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3CCB97AC"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r w:rsidR="00E445DA">
        <w:rPr>
          <w:rFonts w:ascii="Times New Roman" w:hAnsi="Times New Roman" w:cs="Times New Roman"/>
        </w:rPr>
        <w:t xml:space="preserve">Brochu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E34A08" w:rsidRPr="00E34A08">
        <w:rPr>
          <w:rFonts w:ascii="Times New Roman" w:hAnsi="Times New Roman" w:cs="Times New Roman"/>
          <w:vertAlign w:val="superscript"/>
        </w:rPr>
        <w:t>19</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18</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E34A08" w:rsidRPr="00E34A08">
        <w:rPr>
          <w:rFonts w:ascii="Times New Roman" w:hAnsi="Times New Roman" w:cs="Times New Roman"/>
          <w:vertAlign w:val="superscript"/>
        </w:rPr>
        <w:t>20</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r>
        <w:rPr>
          <w:rFonts w:ascii="Times New Roman" w:hAnsi="Times New Roman" w:cs="Times New Roman"/>
        </w:rPr>
        <w:t xml:space="preserve">Brochu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28D46362" w14:textId="0631781E" w:rsidR="00B050E8" w:rsidRDefault="00190084" w:rsidP="00551D54">
      <w:pPr>
        <w:rPr>
          <w:ins w:id="136" w:author="Martin, Greta Katherine" w:date="2025-04-02T15:04:00Z" w16du:dateUtc="2025-04-02T19:04:00Z"/>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w:t>
      </w:r>
      <w:r>
        <w:rPr>
          <w:rFonts w:ascii="Times New Roman" w:hAnsi="Times New Roman" w:cs="Times New Roman"/>
        </w:rPr>
        <w:lastRenderedPageBreak/>
        <w:t>(heat, air pollution, noise, etc.) is likely different globally and could influence the relationship    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w:t>
      </w:r>
      <w:del w:id="137" w:author="Martin, Greta Katherine" w:date="2025-04-02T15:05:00Z" w16du:dateUtc="2025-04-02T19:05:00Z">
        <w:r w:rsidDel="00B050E8">
          <w:rPr>
            <w:rFonts w:ascii="Times New Roman" w:hAnsi="Times New Roman" w:cs="Times New Roman"/>
          </w:rPr>
          <w:delText xml:space="preserve"> </w:delText>
        </w:r>
      </w:del>
      <w:ins w:id="138" w:author="Martin, Greta Katherine" w:date="2025-04-02T15:05:00Z" w16du:dateUtc="2025-04-02T19:05:00Z">
        <w:r w:rsidR="00B050E8">
          <w:rPr>
            <w:rFonts w:ascii="Times New Roman" w:hAnsi="Times New Roman" w:cs="Times New Roman"/>
          </w:rPr>
          <w:t xml:space="preserve"> </w:t>
        </w:r>
      </w:ins>
      <w:r>
        <w:rPr>
          <w:rFonts w:ascii="Times New Roman" w:hAnsi="Times New Roman" w:cs="Times New Roman"/>
        </w:rPr>
        <w:t xml:space="preserve">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 xml:space="preserve">levels. </w:t>
      </w:r>
      <w:ins w:id="139" w:author="Martin, Greta Katherine" w:date="2025-04-02T15:05:00Z" w16du:dateUtc="2025-04-02T19:05:00Z">
        <w:r w:rsidR="00B050E8">
          <w:rPr>
            <w:rFonts w:ascii="Times New Roman" w:hAnsi="Times New Roman" w:cs="Times New Roman"/>
          </w:rPr>
          <w:t>Roughly half of the studies included in the meta-analysis adjusted for air pollution and two of the nine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w:t>
        </w:r>
      </w:ins>
      <w:ins w:id="140" w:author="Martin, Greta Katherine" w:date="2025-04-02T15:09:00Z" w16du:dateUtc="2025-04-02T19:09:00Z">
        <w:r w:rsidR="00B050E8">
          <w:rPr>
            <w:rFonts w:ascii="Times New Roman" w:hAnsi="Times New Roman" w:cs="Times New Roman"/>
          </w:rPr>
          <w:t>. Furthermore, the timescale on which exposure to higher levels of NDVI improves health is unknown. The studies included in the meta-analysis range in follow-up ti</w:t>
        </w:r>
      </w:ins>
      <w:ins w:id="141" w:author="Martin, Greta Katherine" w:date="2025-04-02T15:10:00Z" w16du:dateUtc="2025-04-02T19:10:00Z">
        <w:r w:rsidR="00B050E8">
          <w:rPr>
            <w:rFonts w:ascii="Times New Roman" w:hAnsi="Times New Roman" w:cs="Times New Roman"/>
          </w:rPr>
          <w:t xml:space="preserve">me from four to 18 years. </w:t>
        </w:r>
      </w:ins>
      <w:ins w:id="142" w:author="Martin, Greta Katherine" w:date="2025-04-02T15:11:00Z" w16du:dateUtc="2025-04-02T19:11:00Z">
        <w:r w:rsidR="00116098">
          <w:rPr>
            <w:rFonts w:ascii="Times New Roman" w:hAnsi="Times New Roman" w:cs="Times New Roman"/>
          </w:rPr>
          <w:t>If the changes</w:t>
        </w:r>
      </w:ins>
      <w:ins w:id="143" w:author="Martin, Greta Katherine" w:date="2025-04-02T15:12:00Z" w16du:dateUtc="2025-04-02T19:12:00Z">
        <w:r w:rsidR="00116098">
          <w:rPr>
            <w:rFonts w:ascii="Times New Roman" w:hAnsi="Times New Roman" w:cs="Times New Roman"/>
          </w:rPr>
          <w:t xml:space="preserve"> in NDVI across the two time periods do not reflect true trends but rather temporary increases or decreases, our results will not </w:t>
        </w:r>
      </w:ins>
      <w:ins w:id="144" w:author="Martin, Greta Katherine" w:date="2025-04-02T15:13:00Z" w16du:dateUtc="2025-04-02T19:13:00Z">
        <w:r w:rsidR="00116098">
          <w:rPr>
            <w:rFonts w:ascii="Times New Roman" w:hAnsi="Times New Roman" w:cs="Times New Roman"/>
          </w:rPr>
          <w:t>be applicable to future heath projections.</w:t>
        </w:r>
      </w:ins>
    </w:p>
    <w:p w14:paraId="4BAED56C" w14:textId="77777777" w:rsidR="00B050E8" w:rsidRDefault="00B050E8" w:rsidP="00551D54">
      <w:pPr>
        <w:rPr>
          <w:ins w:id="145" w:author="Martin, Greta Katherine" w:date="2025-04-02T15:04:00Z" w16du:dateUtc="2025-04-02T19:04:00Z"/>
          <w:rFonts w:ascii="Times New Roman" w:hAnsi="Times New Roman" w:cs="Times New Roman"/>
        </w:rPr>
      </w:pPr>
    </w:p>
    <w:p w14:paraId="5DAB37FE" w14:textId="7C72658D" w:rsidR="008C3F1F" w:rsidRDefault="00190084" w:rsidP="00551D54">
      <w:pPr>
        <w:rPr>
          <w:rFonts w:ascii="Times New Roman" w:hAnsi="Times New Roman" w:cs="Times New Roman"/>
        </w:rPr>
      </w:pPr>
      <w:r>
        <w:rPr>
          <w:rFonts w:ascii="Times New Roman" w:hAnsi="Times New Roman" w:cs="Times New Roman"/>
        </w:rPr>
        <w:t>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73D54A57"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w:t>
      </w:r>
      <w:ins w:id="146" w:author="Martin, Greta Katherine" w:date="2025-03-27T12:16:00Z" w16du:dateUtc="2025-03-27T16:16:00Z">
        <w:r w:rsidR="00AD04B4">
          <w:rPr>
            <w:rFonts w:ascii="Times New Roman" w:hAnsi="Times New Roman" w:cs="Times New Roman"/>
          </w:rPr>
          <w:t xml:space="preserve"> </w:t>
        </w:r>
      </w:ins>
      <w:ins w:id="147" w:author="Martin, Greta Katherine" w:date="2025-03-27T12:17:00Z" w16du:dateUtc="2025-03-27T16:17:00Z">
        <w:r w:rsidR="00AD04B4">
          <w:rPr>
            <w:rFonts w:ascii="Times New Roman" w:hAnsi="Times New Roman" w:cs="Times New Roman"/>
          </w:rPr>
          <w:t xml:space="preserve">Urbanization in the past decade could also </w:t>
        </w:r>
        <w:r w:rsidR="004F541A">
          <w:rPr>
            <w:rFonts w:ascii="Times New Roman" w:hAnsi="Times New Roman" w:cs="Times New Roman"/>
          </w:rPr>
          <w:t xml:space="preserve">contribute to these changes, as </w:t>
        </w:r>
      </w:ins>
      <w:ins w:id="148" w:author="Martin, Greta Katherine" w:date="2025-03-27T12:18:00Z" w16du:dateUtc="2025-03-27T16:18:00Z">
        <w:r w:rsidR="004F541A">
          <w:rPr>
            <w:rFonts w:ascii="Times New Roman" w:hAnsi="Times New Roman" w:cs="Times New Roman"/>
          </w:rPr>
          <w:t>we used a consistent urban boundary definition across the ten-year period, however cities may have grown and morphed over this time.</w:t>
        </w:r>
      </w:ins>
      <w:r w:rsidR="008929AF">
        <w:rPr>
          <w:rFonts w:ascii="Times New Roman" w:hAnsi="Times New Roman" w:cs="Times New Roman"/>
        </w:rPr>
        <w:t xml:space="preserve">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12CC87F"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2E0822">
        <w:rPr>
          <w:rFonts w:ascii="Times New Roman" w:hAnsi="Times New Roman" w:cs="Times New Roman"/>
        </w:rPr>
        <w:t xml:space="preserve">a median of </w:t>
      </w:r>
      <w:r w:rsidR="00CB1D2D">
        <w:rPr>
          <w:rFonts w:ascii="Times New Roman" w:hAnsi="Times New Roman" w:cs="Times New Roman"/>
        </w:rPr>
        <w:t>0.</w:t>
      </w:r>
      <w:r w:rsidR="002E0822">
        <w:rPr>
          <w:rFonts w:ascii="Times New Roman" w:hAnsi="Times New Roman" w:cs="Times New Roman"/>
        </w:rPr>
        <w:t>2</w:t>
      </w:r>
      <w:r w:rsidR="00CB1D2D">
        <w:rPr>
          <w:rFonts w:ascii="Times New Roman" w:hAnsi="Times New Roman" w:cs="Times New Roman"/>
        </w:rPr>
        <w:t>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lastRenderedPageBreak/>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Default="00FA2EC9" w:rsidP="00FA2EC9">
      <w:pPr>
        <w:rPr>
          <w:rFonts w:ascii="Times New Roman" w:hAnsi="Times New Roman" w:cs="Times New Roman"/>
          <w:b/>
          <w:bCs/>
        </w:rPr>
      </w:pPr>
      <w:r w:rsidRPr="00E150CA">
        <w:rPr>
          <w:rFonts w:ascii="Times New Roman" w:hAnsi="Times New Roman" w:cs="Times New Roman"/>
          <w:b/>
          <w:bCs/>
        </w:rPr>
        <w:t>References</w:t>
      </w:r>
    </w:p>
    <w:p w14:paraId="2F307F49" w14:textId="77777777" w:rsidR="00B37854" w:rsidRPr="00E150CA" w:rsidRDefault="00B37854" w:rsidP="00FA2EC9">
      <w:pPr>
        <w:rPr>
          <w:rFonts w:ascii="Times New Roman" w:hAnsi="Times New Roman" w:cs="Times New Roman"/>
          <w:b/>
          <w:bCs/>
        </w:rPr>
      </w:pPr>
    </w:p>
    <w:p w14:paraId="4F46C11B" w14:textId="5C28C6BC" w:rsidR="003057CF" w:rsidRPr="00E150CA" w:rsidRDefault="001E1F53" w:rsidP="00B37854">
      <w:pPr>
        <w:rPr>
          <w:rFonts w:ascii="Times New Roman" w:hAnsi="Times New Roman" w:cs="Times New Roman"/>
        </w:rPr>
      </w:pPr>
      <w:r>
        <w:rPr>
          <w:rFonts w:ascii="Times New Roman" w:hAnsi="Times New Roman" w:cs="Times New Roman"/>
        </w:rPr>
        <w:t xml:space="preserve"> </w:t>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0E6B29" w14:textId="77777777" w:rsidR="00813849" w:rsidRDefault="00813849" w:rsidP="00C814B5">
      <w:r>
        <w:separator/>
      </w:r>
    </w:p>
  </w:endnote>
  <w:endnote w:type="continuationSeparator" w:id="0">
    <w:p w14:paraId="03A994BD" w14:textId="77777777" w:rsidR="00813849" w:rsidRDefault="00813849"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7E547" w14:textId="77777777" w:rsidR="00813849" w:rsidRDefault="00813849" w:rsidP="00C814B5">
      <w:r>
        <w:separator/>
      </w:r>
    </w:p>
  </w:footnote>
  <w:footnote w:type="continuationSeparator" w:id="0">
    <w:p w14:paraId="6DCAED36" w14:textId="77777777" w:rsidR="00813849" w:rsidRDefault="00813849"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A77"/>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16098"/>
    <w:rsid w:val="00120B9A"/>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5CD0"/>
    <w:rsid w:val="001D6941"/>
    <w:rsid w:val="001D78AB"/>
    <w:rsid w:val="001E1F53"/>
    <w:rsid w:val="001E26CD"/>
    <w:rsid w:val="001E50F9"/>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18A5"/>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0922"/>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308B"/>
    <w:rsid w:val="005E3961"/>
    <w:rsid w:val="005E459E"/>
    <w:rsid w:val="005E52ED"/>
    <w:rsid w:val="005F0FBD"/>
    <w:rsid w:val="005F2425"/>
    <w:rsid w:val="005F46DB"/>
    <w:rsid w:val="006035AD"/>
    <w:rsid w:val="006036D8"/>
    <w:rsid w:val="0060540D"/>
    <w:rsid w:val="00605D6C"/>
    <w:rsid w:val="00612307"/>
    <w:rsid w:val="00613582"/>
    <w:rsid w:val="00613E22"/>
    <w:rsid w:val="0062029F"/>
    <w:rsid w:val="00620701"/>
    <w:rsid w:val="0062156B"/>
    <w:rsid w:val="006222BE"/>
    <w:rsid w:val="00626371"/>
    <w:rsid w:val="00626F66"/>
    <w:rsid w:val="006279CF"/>
    <w:rsid w:val="00630632"/>
    <w:rsid w:val="00632344"/>
    <w:rsid w:val="00632B39"/>
    <w:rsid w:val="006422ED"/>
    <w:rsid w:val="00643A8D"/>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2621"/>
    <w:rsid w:val="006A4AC4"/>
    <w:rsid w:val="006A54AA"/>
    <w:rsid w:val="006A7E0D"/>
    <w:rsid w:val="006B257F"/>
    <w:rsid w:val="006B4603"/>
    <w:rsid w:val="006B51CC"/>
    <w:rsid w:val="006C1F22"/>
    <w:rsid w:val="006C4295"/>
    <w:rsid w:val="006C67EB"/>
    <w:rsid w:val="006D07C8"/>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13849"/>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B1586"/>
    <w:rsid w:val="009B4FCE"/>
    <w:rsid w:val="009B65D4"/>
    <w:rsid w:val="009B6734"/>
    <w:rsid w:val="009B7B4B"/>
    <w:rsid w:val="009B7FB9"/>
    <w:rsid w:val="009C1F86"/>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59F0"/>
    <w:rsid w:val="00B56686"/>
    <w:rsid w:val="00B60C02"/>
    <w:rsid w:val="00B6299E"/>
    <w:rsid w:val="00B64177"/>
    <w:rsid w:val="00B64E23"/>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52434"/>
    <w:rsid w:val="00C529F1"/>
    <w:rsid w:val="00C52B75"/>
    <w:rsid w:val="00C53D46"/>
    <w:rsid w:val="00C65B8E"/>
    <w:rsid w:val="00C662A0"/>
    <w:rsid w:val="00C66916"/>
    <w:rsid w:val="00C73599"/>
    <w:rsid w:val="00C7530B"/>
    <w:rsid w:val="00C802AF"/>
    <w:rsid w:val="00C814B5"/>
    <w:rsid w:val="00C82F36"/>
    <w:rsid w:val="00C83ABA"/>
    <w:rsid w:val="00C90142"/>
    <w:rsid w:val="00C91C00"/>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6F1F"/>
    <w:rsid w:val="00D57F4C"/>
    <w:rsid w:val="00D60595"/>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38D2"/>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134DC"/>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15</Pages>
  <Words>20823</Words>
  <Characters>118695</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23</cp:revision>
  <cp:lastPrinted>2025-02-18T18:29:00Z</cp:lastPrinted>
  <dcterms:created xsi:type="dcterms:W3CDTF">2025-02-18T18:29:00Z</dcterms:created>
  <dcterms:modified xsi:type="dcterms:W3CDTF">2025-04-02T19:13:00Z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id="ER2t6vwD"/&gt;&lt;style id="http://www.zotero.org/styles/american-medical-association" hasBibliography="1" bibliographyStyleHasBeenSet="1"/&gt;&lt;prefs&gt;&lt;pref name="fieldType" value="Field"/&gt;&lt;/prefs&gt;&lt;/data&gt;</vt:lpwstr>
  </property>
</Properties>
</file>