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1B9A8BFF" w:rsidR="00C52434" w:rsidRPr="00E150CA" w:rsidRDefault="00107F48" w:rsidP="00C52434">
      <w:pPr>
        <w:rPr>
          <w:rFonts w:ascii="Times New Roman" w:hAnsi="Times New Roman" w:cs="Times New Roman"/>
        </w:rPr>
      </w:pPr>
      <w:r w:rsidRPr="00E150CA">
        <w:rPr>
          <w:rFonts w:ascii="Times New Roman" w:hAnsi="Times New Roman" w:cs="Times New Roman"/>
        </w:rPr>
        <w:t xml:space="preserve">A </w:t>
      </w:r>
      <w:del w:id="0" w:author="Martin, Greta Katherine" w:date="2025-04-02T15:20:00Z" w16du:dateUtc="2025-04-02T19:20:00Z">
        <w:r w:rsidRPr="00E150CA" w:rsidDel="00B53F41">
          <w:rPr>
            <w:rFonts w:ascii="Times New Roman" w:hAnsi="Times New Roman" w:cs="Times New Roman"/>
          </w:rPr>
          <w:delText xml:space="preserve">quantitative </w:delText>
        </w:r>
      </w:del>
      <w:r w:rsidRPr="00E150CA">
        <w:rPr>
          <w:rFonts w:ascii="Times New Roman" w:hAnsi="Times New Roman" w:cs="Times New Roman"/>
        </w:rPr>
        <w:t>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w:t>
      </w:r>
      <w:ins w:id="1" w:author="Martin, Greta Katherine" w:date="2025-04-02T15:20:00Z" w16du:dateUtc="2025-04-02T19:20:00Z">
        <w:r w:rsidR="00B53F41">
          <w:rPr>
            <w:rFonts w:ascii="Times New Roman" w:hAnsi="Times New Roman" w:cs="Times New Roman"/>
          </w:rPr>
          <w:t xml:space="preserve">changes in </w:t>
        </w:r>
      </w:ins>
      <w:ins w:id="2" w:author="Martin, Greta Katherine" w:date="2025-04-02T15:21:00Z" w16du:dateUtc="2025-04-02T19:21:00Z">
        <w:r w:rsidR="00B53F41">
          <w:rPr>
            <w:rFonts w:ascii="Times New Roman" w:hAnsi="Times New Roman" w:cs="Times New Roman"/>
          </w:rPr>
          <w:t xml:space="preserve">NDVI </w:t>
        </w:r>
      </w:ins>
      <w:del w:id="3" w:author="Martin, Greta Katherine" w:date="2025-04-02T15:21:00Z" w16du:dateUtc="2025-04-02T19:21:00Z">
        <w:r w:rsidRPr="00E150CA" w:rsidDel="00B53F41">
          <w:rPr>
            <w:rFonts w:ascii="Times New Roman" w:hAnsi="Times New Roman" w:cs="Times New Roman"/>
          </w:rPr>
          <w:delText>urban greenspace and</w:delText>
        </w:r>
      </w:del>
      <w:ins w:id="4" w:author="Martin, Greta Katherine" w:date="2025-04-02T15:21:00Z" w16du:dateUtc="2025-04-02T19:21:00Z">
        <w:r w:rsidR="00B53F41">
          <w:rPr>
            <w:rFonts w:ascii="Times New Roman" w:hAnsi="Times New Roman" w:cs="Times New Roman"/>
          </w:rPr>
          <w:t>on</w:t>
        </w:r>
      </w:ins>
      <w:r w:rsidRPr="00E150CA">
        <w:rPr>
          <w:rFonts w:ascii="Times New Roman" w:hAnsi="Times New Roman" w:cs="Times New Roman"/>
        </w:rPr>
        <w:t xml:space="preserve">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7753AB88" w14:textId="3E3E1C1D" w:rsidR="00FA2EC9" w:rsidRPr="00E150CA" w:rsidRDefault="00FA2EC9" w:rsidP="00551D54">
      <w:pPr>
        <w:rPr>
          <w:rFonts w:ascii="Times New Roman" w:hAnsi="Times New Roman" w:cs="Times New Roman"/>
        </w:rPr>
      </w:pPr>
    </w:p>
    <w:p w14:paraId="4D404FBB" w14:textId="18E63531"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5B9EF3A6"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xml:space="preserve">, </w:t>
      </w:r>
      <w:r w:rsidR="001C6CE6" w:rsidRPr="00E150CA">
        <w:rPr>
          <w:rFonts w:ascii="Times New Roman" w:hAnsi="Times New Roman" w:cs="Times New Roman"/>
          <w:color w:val="000000" w:themeColor="text1"/>
        </w:rPr>
        <w:t>Jennifer D. Stowell</w:t>
      </w:r>
      <w:r w:rsidR="001C6CE6" w:rsidRPr="00E150CA">
        <w:rPr>
          <w:rFonts w:ascii="Times New Roman" w:hAnsi="Times New Roman" w:cs="Times New Roman"/>
          <w:color w:val="000000" w:themeColor="text1"/>
          <w:vertAlign w:val="superscript"/>
        </w:rPr>
        <w:t>2</w:t>
      </w:r>
      <w:r w:rsidR="001C6CE6" w:rsidRPr="00E150CA">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r w:rsidR="00686C7C">
        <w:rPr>
          <w:rFonts w:ascii="Times New Roman" w:hAnsi="Times New Roman" w:cs="Times New Roman"/>
          <w:color w:val="000000" w:themeColor="text1"/>
          <w:vertAlign w:val="superscript"/>
        </w:rPr>
        <w:t>*</w:t>
      </w:r>
    </w:p>
    <w:p w14:paraId="1F324D7A" w14:textId="241A43E8"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60B79632"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0151347F" w14:textId="7E09E25D" w:rsidR="00FA2EC9" w:rsidRDefault="00FA2EC9" w:rsidP="00551D54">
      <w:pPr>
        <w:rPr>
          <w:rFonts w:ascii="Times New Roman" w:hAnsi="Times New Roman" w:cs="Times New Roman"/>
        </w:rPr>
      </w:pPr>
    </w:p>
    <w:p w14:paraId="66FF4854" w14:textId="33190FDA" w:rsidR="00686C7C" w:rsidRPr="004948EA" w:rsidRDefault="00686C7C" w:rsidP="00686C7C">
      <w:pPr>
        <w:rPr>
          <w:rFonts w:ascii="Times New Roman" w:hAnsi="Times New Roman" w:cs="Times New Roman"/>
        </w:rPr>
      </w:pPr>
      <w:r w:rsidRPr="004948EA">
        <w:rPr>
          <w:rFonts w:ascii="Times New Roman" w:hAnsi="Times New Roman" w:cs="Times New Roman"/>
        </w:rPr>
        <w:t xml:space="preserve">*Corresponding author: Susan Anenberg, 950 New Hampshire Ave NW, Washington DC 20015, </w:t>
      </w:r>
      <w:hyperlink r:id="rId8" w:history="1">
        <w:r w:rsidRPr="004948EA">
          <w:rPr>
            <w:rStyle w:val="Hyperlink"/>
            <w:rFonts w:ascii="Times New Roman" w:hAnsi="Times New Roman" w:cs="Times New Roman"/>
          </w:rPr>
          <w:t>sanenberg@gwu.edu</w:t>
        </w:r>
      </w:hyperlink>
    </w:p>
    <w:p w14:paraId="622C6B9B" w14:textId="6381E287" w:rsidR="00686C7C" w:rsidRPr="00E150CA" w:rsidRDefault="00686C7C" w:rsidP="00551D54">
      <w:pPr>
        <w:rPr>
          <w:rFonts w:ascii="Times New Roman" w:hAnsi="Times New Roman" w:cs="Times New Roman"/>
        </w:rPr>
      </w:pPr>
    </w:p>
    <w:p w14:paraId="1D3C241D" w14:textId="05C53A5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1789FA26"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Normalized Difference Vegetation Index, NDVI, urban nature</w:t>
      </w:r>
    </w:p>
    <w:p w14:paraId="708DDE7F" w14:textId="234E2F31" w:rsidR="00FA2EC9" w:rsidRPr="00E150CA" w:rsidRDefault="00FA2EC9" w:rsidP="00551D54">
      <w:pPr>
        <w:rPr>
          <w:rFonts w:ascii="Times New Roman" w:hAnsi="Times New Roman" w:cs="Times New Roman"/>
        </w:rPr>
      </w:pPr>
    </w:p>
    <w:p w14:paraId="7D60FC6A" w14:textId="2E0ABA1C" w:rsidR="00F73B7D" w:rsidRDefault="00551D54" w:rsidP="00551D54">
      <w:pPr>
        <w:rPr>
          <w:rFonts w:ascii="Times New Roman" w:hAnsi="Times New Roman" w:cs="Times New Roman"/>
        </w:rPr>
      </w:pPr>
      <w:r w:rsidRPr="00E150CA">
        <w:rPr>
          <w:rFonts w:ascii="Times New Roman" w:hAnsi="Times New Roman" w:cs="Times New Roman"/>
          <w:b/>
          <w:bCs/>
        </w:rPr>
        <w:t>Abstract</w:t>
      </w:r>
      <w:r w:rsidR="00B8324E">
        <w:rPr>
          <w:rFonts w:ascii="Times New Roman" w:hAnsi="Times New Roman" w:cs="Times New Roman"/>
          <w:b/>
          <w:bCs/>
        </w:rPr>
        <w:t xml:space="preserve"> </w:t>
      </w:r>
    </w:p>
    <w:p w14:paraId="68C00227" w14:textId="7D627D16" w:rsidR="00F73B7D" w:rsidRDefault="00E319B6" w:rsidP="00551D54">
      <w:pPr>
        <w:rPr>
          <w:rFonts w:ascii="Times New Roman" w:hAnsi="Times New Roman" w:cs="Times New Roman"/>
        </w:rPr>
      </w:pPr>
      <w:r>
        <w:rPr>
          <w:rFonts w:ascii="Times New Roman" w:hAnsi="Times New Roman" w:cs="Times New Roman"/>
        </w:rPr>
        <w:t>Urban greenspaces</w:t>
      </w:r>
      <w:r w:rsidR="00CB5E40">
        <w:rPr>
          <w:rFonts w:ascii="Times New Roman" w:hAnsi="Times New Roman" w:cs="Times New Roman"/>
        </w:rPr>
        <w:t xml:space="preserve"> </w:t>
      </w:r>
      <w:r>
        <w:rPr>
          <w:rFonts w:ascii="Times New Roman" w:hAnsi="Times New Roman" w:cs="Times New Roman"/>
        </w:rPr>
        <w:t xml:space="preserve">are associated with improved health and climate resiliency. </w:t>
      </w:r>
      <w:r w:rsidR="00CB5E40">
        <w:rPr>
          <w:rFonts w:ascii="Times New Roman" w:hAnsi="Times New Roman" w:cs="Times New Roman"/>
        </w:rPr>
        <w:t>Large scale h</w:t>
      </w:r>
      <w:r>
        <w:rPr>
          <w:rFonts w:ascii="Times New Roman" w:hAnsi="Times New Roman" w:cs="Times New Roman"/>
        </w:rPr>
        <w:t xml:space="preserve">ealth impact assessments of urban greenspace and mortality have been limited to American and European cities. </w:t>
      </w:r>
      <w:r w:rsidR="00CB5E40">
        <w:rPr>
          <w:rFonts w:ascii="Times New Roman" w:hAnsi="Times New Roman" w:cs="Times New Roman"/>
        </w:rPr>
        <w:t>We</w:t>
      </w:r>
      <w:r>
        <w:rPr>
          <w:rFonts w:ascii="Times New Roman" w:hAnsi="Times New Roman" w:cs="Times New Roman"/>
        </w:rPr>
        <w:t xml:space="preserve"> estimate</w:t>
      </w:r>
      <w:r w:rsidR="00CD7109">
        <w:rPr>
          <w:rFonts w:ascii="Times New Roman" w:hAnsi="Times New Roman" w:cs="Times New Roman"/>
        </w:rPr>
        <w:t>d</w:t>
      </w:r>
      <w:r>
        <w:rPr>
          <w:rFonts w:ascii="Times New Roman" w:hAnsi="Times New Roman" w:cs="Times New Roman"/>
        </w:rPr>
        <w:t xml:space="preserve"> changes in mortality associated with observed </w:t>
      </w:r>
      <w:r w:rsidR="00CB5E40">
        <w:rPr>
          <w:rFonts w:ascii="Times New Roman" w:hAnsi="Times New Roman" w:cs="Times New Roman"/>
        </w:rPr>
        <w:t xml:space="preserve">differences </w:t>
      </w:r>
      <w:r>
        <w:rPr>
          <w:rFonts w:ascii="Times New Roman" w:hAnsi="Times New Roman" w:cs="Times New Roman"/>
        </w:rPr>
        <w:t>in population-weighted greenest</w:t>
      </w:r>
      <w:r w:rsidR="000011F2">
        <w:rPr>
          <w:rFonts w:ascii="Times New Roman" w:hAnsi="Times New Roman" w:cs="Times New Roman"/>
        </w:rPr>
        <w:t xml:space="preserve"> </w:t>
      </w:r>
      <w:r>
        <w:rPr>
          <w:rFonts w:ascii="Times New Roman" w:hAnsi="Times New Roman" w:cs="Times New Roman"/>
        </w:rPr>
        <w:t>season normalized difference vegetation index (NDVI) between 2014-2018 and 2019-2023 across 1,041 global cities representing 174 countries. We use</w:t>
      </w:r>
      <w:r w:rsidR="00CD7109">
        <w:rPr>
          <w:rFonts w:ascii="Times New Roman" w:hAnsi="Times New Roman" w:cs="Times New Roman"/>
        </w:rPr>
        <w:t>d</w:t>
      </w:r>
      <w:r>
        <w:rPr>
          <w:rFonts w:ascii="Times New Roman" w:hAnsi="Times New Roman" w:cs="Times New Roman"/>
        </w:rPr>
        <w:t xml:space="preserve"> publicly available high-resolution satellite</w:t>
      </w:r>
      <w:r w:rsidR="00671DB8">
        <w:rPr>
          <w:rFonts w:ascii="Times New Roman" w:hAnsi="Times New Roman" w:cs="Times New Roman"/>
        </w:rPr>
        <w:t>-</w:t>
      </w:r>
      <w:r>
        <w:rPr>
          <w:rFonts w:ascii="Times New Roman" w:hAnsi="Times New Roman" w:cs="Times New Roman"/>
        </w:rPr>
        <w:t>derive</w:t>
      </w:r>
      <w:r w:rsidR="00671DB8">
        <w:rPr>
          <w:rFonts w:ascii="Times New Roman" w:hAnsi="Times New Roman" w:cs="Times New Roman"/>
        </w:rPr>
        <w:t>d</w:t>
      </w:r>
      <w:r>
        <w:rPr>
          <w:rFonts w:ascii="Times New Roman" w:hAnsi="Times New Roman" w:cs="Times New Roman"/>
        </w:rPr>
        <w:t xml:space="preserve"> estimates of NDVI and population</w:t>
      </w:r>
      <w:r w:rsidR="00671DB8">
        <w:rPr>
          <w:rFonts w:ascii="Times New Roman" w:hAnsi="Times New Roman" w:cs="Times New Roman"/>
        </w:rPr>
        <w:t>,</w:t>
      </w:r>
      <w:r>
        <w:rPr>
          <w:rFonts w:ascii="Times New Roman" w:hAnsi="Times New Roman" w:cs="Times New Roman"/>
        </w:rPr>
        <w:t xml:space="preserve"> baseline disease rates from the Global Burden of Disease study</w:t>
      </w:r>
      <w:r w:rsidR="00671DB8">
        <w:rPr>
          <w:rFonts w:ascii="Times New Roman" w:hAnsi="Times New Roman" w:cs="Times New Roman"/>
        </w:rPr>
        <w:t>,</w:t>
      </w:r>
      <w:r>
        <w:rPr>
          <w:rFonts w:ascii="Times New Roman" w:hAnsi="Times New Roman" w:cs="Times New Roman"/>
        </w:rPr>
        <w:t xml:space="preserve"> and a</w:t>
      </w:r>
      <w:r w:rsidR="00671DB8">
        <w:rPr>
          <w:rFonts w:ascii="Times New Roman" w:hAnsi="Times New Roman" w:cs="Times New Roman"/>
        </w:rPr>
        <w:t xml:space="preserve"> hazard ratio of the association between NDVI and all-cause mortality </w:t>
      </w:r>
      <w:r>
        <w:rPr>
          <w:rFonts w:ascii="Times New Roman" w:hAnsi="Times New Roman" w:cs="Times New Roman"/>
        </w:rPr>
        <w:t>from a</w:t>
      </w:r>
      <w:r w:rsidR="0075549E">
        <w:rPr>
          <w:rFonts w:ascii="Times New Roman" w:hAnsi="Times New Roman" w:cs="Times New Roman"/>
        </w:rPr>
        <w:t>n epidemiological</w:t>
      </w:r>
      <w:r>
        <w:rPr>
          <w:rFonts w:ascii="Times New Roman" w:hAnsi="Times New Roman" w:cs="Times New Roman"/>
        </w:rPr>
        <w:t xml:space="preserve"> meta-analysis. </w:t>
      </w:r>
      <w:r w:rsidR="003708FF">
        <w:rPr>
          <w:rFonts w:ascii="Times New Roman" w:hAnsi="Times New Roman" w:cs="Times New Roman"/>
        </w:rPr>
        <w:t xml:space="preserve">We found </w:t>
      </w:r>
      <w:r w:rsidR="00B83171">
        <w:rPr>
          <w:rFonts w:ascii="Times New Roman" w:hAnsi="Times New Roman" w:cs="Times New Roman"/>
        </w:rPr>
        <w:t>that u</w:t>
      </w:r>
      <w:r w:rsidR="003708FF">
        <w:rPr>
          <w:rFonts w:ascii="Times New Roman" w:hAnsi="Times New Roman" w:cs="Times New Roman"/>
        </w:rPr>
        <w:t>rban</w:t>
      </w:r>
      <w:r w:rsidR="0001515D">
        <w:rPr>
          <w:rFonts w:ascii="Times New Roman" w:hAnsi="Times New Roman" w:cs="Times New Roman"/>
        </w:rPr>
        <w:t xml:space="preserve"> greenspace varies substantially</w:t>
      </w:r>
      <w:r w:rsidR="003708FF">
        <w:rPr>
          <w:rFonts w:ascii="Times New Roman" w:hAnsi="Times New Roman" w:cs="Times New Roman"/>
        </w:rPr>
        <w:t xml:space="preserve"> across cities</w:t>
      </w:r>
      <w:r w:rsidR="0001515D">
        <w:rPr>
          <w:rFonts w:ascii="Times New Roman" w:hAnsi="Times New Roman" w:cs="Times New Roman"/>
        </w:rPr>
        <w:t xml:space="preserve"> </w:t>
      </w:r>
      <w:r w:rsidR="003708FF">
        <w:rPr>
          <w:rFonts w:ascii="Times New Roman" w:hAnsi="Times New Roman" w:cs="Times New Roman"/>
        </w:rPr>
        <w:t>(</w:t>
      </w:r>
      <w:r w:rsidR="00BE3370">
        <w:rPr>
          <w:rFonts w:ascii="Times New Roman" w:hAnsi="Times New Roman" w:cs="Times New Roman"/>
        </w:rPr>
        <w:t xml:space="preserve">NDVI </w:t>
      </w:r>
      <w:r w:rsidR="003708FF">
        <w:rPr>
          <w:rFonts w:ascii="Times New Roman" w:hAnsi="Times New Roman" w:cs="Times New Roman"/>
        </w:rPr>
        <w:t xml:space="preserve">mean: 0.270, range: 0.072, 0.580) and </w:t>
      </w:r>
      <w:r w:rsidR="0001515D">
        <w:rPr>
          <w:rFonts w:ascii="Times New Roman" w:hAnsi="Times New Roman" w:cs="Times New Roman"/>
        </w:rPr>
        <w:t xml:space="preserve">by climate </w:t>
      </w:r>
      <w:r w:rsidR="00B83171">
        <w:rPr>
          <w:rFonts w:ascii="Times New Roman" w:hAnsi="Times New Roman" w:cs="Times New Roman"/>
        </w:rPr>
        <w:t xml:space="preserve">classification </w:t>
      </w:r>
      <w:r w:rsidR="0001515D">
        <w:rPr>
          <w:rFonts w:ascii="Times New Roman" w:hAnsi="Times New Roman" w:cs="Times New Roman"/>
        </w:rPr>
        <w:t>and geographic region.</w:t>
      </w:r>
      <w:r w:rsidR="00E144F5">
        <w:rPr>
          <w:rFonts w:ascii="Times New Roman" w:hAnsi="Times New Roman" w:cs="Times New Roman"/>
        </w:rPr>
        <w:t xml:space="preserve"> </w:t>
      </w:r>
      <w:r w:rsidR="0001515D">
        <w:rPr>
          <w:rFonts w:ascii="Times New Roman" w:hAnsi="Times New Roman" w:cs="Times New Roman"/>
        </w:rPr>
        <w:t>D</w:t>
      </w:r>
      <w:r w:rsidR="00E144F5">
        <w:rPr>
          <w:rFonts w:ascii="Times New Roman" w:hAnsi="Times New Roman" w:cs="Times New Roman"/>
        </w:rPr>
        <w:t>espite modest global</w:t>
      </w:r>
      <w:r w:rsidR="00B83171">
        <w:rPr>
          <w:rFonts w:ascii="Times New Roman" w:hAnsi="Times New Roman" w:cs="Times New Roman"/>
        </w:rPr>
        <w:t xml:space="preserve"> average</w:t>
      </w:r>
      <w:r w:rsidR="00E144F5">
        <w:rPr>
          <w:rFonts w:ascii="Times New Roman" w:hAnsi="Times New Roman" w:cs="Times New Roman"/>
        </w:rPr>
        <w:t xml:space="preserve"> changes</w:t>
      </w:r>
      <w:r w:rsidR="003708FF">
        <w:rPr>
          <w:rFonts w:ascii="Times New Roman" w:hAnsi="Times New Roman" w:cs="Times New Roman"/>
        </w:rPr>
        <w:t xml:space="preserve"> in NDVI from 2014-2018 to 2019-2023</w:t>
      </w:r>
      <w:r w:rsidR="00E144F5">
        <w:rPr>
          <w:rFonts w:ascii="Times New Roman" w:hAnsi="Times New Roman" w:cs="Times New Roman"/>
        </w:rPr>
        <w:t xml:space="preserve">, </w:t>
      </w:r>
      <w:r w:rsidR="00C1576E">
        <w:rPr>
          <w:rFonts w:ascii="Times New Roman" w:hAnsi="Times New Roman" w:cs="Times New Roman"/>
        </w:rPr>
        <w:t>NDVI</w:t>
      </w:r>
      <w:r w:rsidR="00E144F5">
        <w:rPr>
          <w:rFonts w:ascii="Times New Roman" w:hAnsi="Times New Roman" w:cs="Times New Roman"/>
        </w:rPr>
        <w:t xml:space="preserve"> has changed by o</w:t>
      </w:r>
      <w:r w:rsidR="003A005E">
        <w:rPr>
          <w:rFonts w:ascii="Times New Roman" w:hAnsi="Times New Roman" w:cs="Times New Roman"/>
        </w:rPr>
        <w:t>ver +/-</w:t>
      </w:r>
      <w:r w:rsidR="00E144F5">
        <w:rPr>
          <w:rFonts w:ascii="Times New Roman" w:hAnsi="Times New Roman" w:cs="Times New Roman"/>
        </w:rPr>
        <w:t xml:space="preserve">20% in individual cities. </w:t>
      </w:r>
      <w:r w:rsidR="00BB7230">
        <w:rPr>
          <w:rFonts w:ascii="Times New Roman" w:hAnsi="Times New Roman" w:cs="Times New Roman"/>
        </w:rPr>
        <w:t>Median</w:t>
      </w:r>
      <w:r w:rsidR="00E2427E">
        <w:rPr>
          <w:rFonts w:ascii="Times New Roman" w:hAnsi="Times New Roman" w:cs="Times New Roman"/>
        </w:rPr>
        <w:t xml:space="preserve"> </w:t>
      </w:r>
      <w:r w:rsidR="00555E05">
        <w:rPr>
          <w:rFonts w:ascii="Times New Roman" w:hAnsi="Times New Roman" w:cs="Times New Roman"/>
        </w:rPr>
        <w:t>regional</w:t>
      </w:r>
      <w:r w:rsidR="00E2427E">
        <w:rPr>
          <w:rFonts w:ascii="Times New Roman" w:hAnsi="Times New Roman" w:cs="Times New Roman"/>
        </w:rPr>
        <w:t xml:space="preserve"> c</w:t>
      </w:r>
      <w:r w:rsidR="003708FF">
        <w:rPr>
          <w:rFonts w:ascii="Times New Roman" w:hAnsi="Times New Roman" w:cs="Times New Roman"/>
        </w:rPr>
        <w:t>hanges were largest in South-eastern Asia (-0.022), Sub-Saharan Africa (-0.010) and Eastern Asia (+0.014)</w:t>
      </w:r>
      <w:r w:rsidR="00E2427E">
        <w:rPr>
          <w:rFonts w:ascii="Times New Roman" w:hAnsi="Times New Roman" w:cs="Times New Roman"/>
        </w:rPr>
        <w:t xml:space="preserve"> and most stable in arid climate</w:t>
      </w:r>
      <w:r w:rsidR="00555E05">
        <w:rPr>
          <w:rFonts w:ascii="Times New Roman" w:hAnsi="Times New Roman" w:cs="Times New Roman"/>
        </w:rPr>
        <w:t xml:space="preserve">s </w:t>
      </w:r>
      <w:r w:rsidR="00E2427E">
        <w:rPr>
          <w:rFonts w:ascii="Times New Roman" w:hAnsi="Times New Roman" w:cs="Times New Roman"/>
        </w:rPr>
        <w:t>(&lt;0.000)</w:t>
      </w:r>
      <w:r w:rsidR="003708FF">
        <w:rPr>
          <w:rFonts w:ascii="Times New Roman" w:hAnsi="Times New Roman" w:cs="Times New Roman"/>
        </w:rPr>
        <w:t xml:space="preserve">. </w:t>
      </w:r>
      <w:r w:rsidR="0001515D">
        <w:rPr>
          <w:rFonts w:ascii="Times New Roman" w:hAnsi="Times New Roman" w:cs="Times New Roman"/>
        </w:rPr>
        <w:t xml:space="preserve">These changes </w:t>
      </w:r>
      <w:r w:rsidR="003708FF">
        <w:rPr>
          <w:rFonts w:ascii="Times New Roman" w:hAnsi="Times New Roman" w:cs="Times New Roman"/>
        </w:rPr>
        <w:t>were associated with</w:t>
      </w:r>
      <w:r w:rsidR="0001515D">
        <w:rPr>
          <w:rFonts w:ascii="Times New Roman" w:hAnsi="Times New Roman" w:cs="Times New Roman"/>
        </w:rPr>
        <w:t xml:space="preserve"> a global </w:t>
      </w:r>
      <w:r w:rsidR="00A62AD8">
        <w:rPr>
          <w:rFonts w:ascii="Times New Roman" w:hAnsi="Times New Roman" w:cs="Times New Roman"/>
        </w:rPr>
        <w:t>median</w:t>
      </w:r>
      <w:r w:rsidR="0001515D">
        <w:rPr>
          <w:rFonts w:ascii="Times New Roman" w:hAnsi="Times New Roman" w:cs="Times New Roman"/>
        </w:rPr>
        <w:t xml:space="preserve"> of </w:t>
      </w:r>
      <w:r w:rsidR="007727CC">
        <w:rPr>
          <w:rFonts w:ascii="Times New Roman" w:hAnsi="Times New Roman" w:cs="Times New Roman"/>
        </w:rPr>
        <w:t>0.29</w:t>
      </w:r>
      <w:r w:rsidR="0001515D">
        <w:rPr>
          <w:rFonts w:ascii="Times New Roman" w:hAnsi="Times New Roman" w:cs="Times New Roman"/>
        </w:rPr>
        <w:t xml:space="preserve"> additional </w:t>
      </w:r>
      <w:r w:rsidR="00C66916">
        <w:rPr>
          <w:rFonts w:ascii="Times New Roman" w:hAnsi="Times New Roman" w:cs="Times New Roman"/>
        </w:rPr>
        <w:t xml:space="preserve">annual </w:t>
      </w:r>
      <w:r w:rsidR="0001515D">
        <w:rPr>
          <w:rFonts w:ascii="Times New Roman" w:hAnsi="Times New Roman" w:cs="Times New Roman"/>
        </w:rPr>
        <w:t>deaths</w:t>
      </w:r>
      <w:r w:rsidR="00C66916">
        <w:rPr>
          <w:rFonts w:ascii="Times New Roman" w:hAnsi="Times New Roman" w:cs="Times New Roman"/>
        </w:rPr>
        <w:t xml:space="preserve"> per 100,000 </w:t>
      </w:r>
      <w:r w:rsidR="000B7BE0">
        <w:rPr>
          <w:rFonts w:ascii="Times New Roman" w:hAnsi="Times New Roman" w:cs="Times New Roman"/>
        </w:rPr>
        <w:t xml:space="preserve">in </w:t>
      </w:r>
      <w:r w:rsidR="00264F6A">
        <w:rPr>
          <w:rFonts w:ascii="Times New Roman" w:hAnsi="Times New Roman" w:cs="Times New Roman"/>
        </w:rPr>
        <w:t>the 2020 population</w:t>
      </w:r>
      <w:r w:rsidR="0001515D">
        <w:rPr>
          <w:rFonts w:ascii="Times New Roman" w:hAnsi="Times New Roman" w:cs="Times New Roman"/>
        </w:rPr>
        <w:t xml:space="preserve">, ranging from </w:t>
      </w:r>
      <w:r w:rsidR="007727CC">
        <w:rPr>
          <w:rFonts w:ascii="Times New Roman" w:hAnsi="Times New Roman" w:cs="Times New Roman"/>
        </w:rPr>
        <w:t>24.44</w:t>
      </w:r>
      <w:r w:rsidR="0001515D">
        <w:rPr>
          <w:rFonts w:ascii="Times New Roman" w:hAnsi="Times New Roman" w:cs="Times New Roman"/>
        </w:rPr>
        <w:t xml:space="preserve"> fewer to </w:t>
      </w:r>
      <w:r w:rsidR="007727CC">
        <w:rPr>
          <w:rFonts w:ascii="Times New Roman" w:hAnsi="Times New Roman" w:cs="Times New Roman"/>
        </w:rPr>
        <w:t>21.84</w:t>
      </w:r>
      <w:r w:rsidR="0001515D">
        <w:rPr>
          <w:rFonts w:ascii="Times New Roman" w:hAnsi="Times New Roman" w:cs="Times New Roman"/>
        </w:rPr>
        <w:t xml:space="preserve"> more deaths per 100,000 across cities.</w:t>
      </w:r>
      <w:r w:rsidR="00841A64">
        <w:rPr>
          <w:rFonts w:ascii="Times New Roman" w:hAnsi="Times New Roman" w:cs="Times New Roman"/>
        </w:rPr>
        <w:t xml:space="preserve"> </w:t>
      </w:r>
      <w:r w:rsidR="0075549E" w:rsidRPr="00620701">
        <w:rPr>
          <w:rFonts w:ascii="Times New Roman" w:hAnsi="Times New Roman" w:cs="Times New Roman"/>
          <w:color w:val="156082" w:themeColor="accent1"/>
          <w:rPrChange w:id="5" w:author="Martin, Greta Katherine" w:date="2025-03-27T12:44:00Z" w16du:dateUtc="2025-03-27T16:44:00Z">
            <w:rPr>
              <w:rFonts w:ascii="Times New Roman" w:hAnsi="Times New Roman" w:cs="Times New Roman"/>
            </w:rPr>
          </w:rPrChange>
        </w:rPr>
        <w:t>NDVI</w:t>
      </w:r>
      <w:r w:rsidR="00841A64" w:rsidRPr="00620701">
        <w:rPr>
          <w:rFonts w:ascii="Times New Roman" w:hAnsi="Times New Roman" w:cs="Times New Roman"/>
          <w:color w:val="156082" w:themeColor="accent1"/>
          <w:rPrChange w:id="6" w:author="Martin, Greta Katherine" w:date="2025-03-27T12:44:00Z" w16du:dateUtc="2025-03-27T16:44:00Z">
            <w:rPr>
              <w:rFonts w:ascii="Times New Roman" w:hAnsi="Times New Roman" w:cs="Times New Roman"/>
            </w:rPr>
          </w:rPrChange>
        </w:rPr>
        <w:t xml:space="preserve"> is generally higher and more stable in European and North American cities, where </w:t>
      </w:r>
      <w:r w:rsidR="00227D90" w:rsidRPr="00620701">
        <w:rPr>
          <w:rFonts w:ascii="Times New Roman" w:hAnsi="Times New Roman" w:cs="Times New Roman"/>
          <w:color w:val="156082" w:themeColor="accent1"/>
          <w:rPrChange w:id="7" w:author="Martin, Greta Katherine" w:date="2025-03-27T12:44:00Z" w16du:dateUtc="2025-03-27T16:44:00Z">
            <w:rPr>
              <w:rFonts w:ascii="Times New Roman" w:hAnsi="Times New Roman" w:cs="Times New Roman"/>
            </w:rPr>
          </w:rPrChange>
        </w:rPr>
        <w:t>epidemiologic</w:t>
      </w:r>
      <w:r w:rsidR="00841A64" w:rsidRPr="00620701">
        <w:rPr>
          <w:rFonts w:ascii="Times New Roman" w:hAnsi="Times New Roman" w:cs="Times New Roman"/>
          <w:color w:val="156082" w:themeColor="accent1"/>
          <w:rPrChange w:id="8" w:author="Martin, Greta Katherine" w:date="2025-03-27T12:44:00Z" w16du:dateUtc="2025-03-27T16:44:00Z">
            <w:rPr>
              <w:rFonts w:ascii="Times New Roman" w:hAnsi="Times New Roman" w:cs="Times New Roman"/>
            </w:rPr>
          </w:rPrChange>
        </w:rPr>
        <w:t xml:space="preserve"> </w:t>
      </w:r>
      <w:r w:rsidR="00227D90" w:rsidRPr="00620701">
        <w:rPr>
          <w:rFonts w:ascii="Times New Roman" w:hAnsi="Times New Roman" w:cs="Times New Roman"/>
          <w:color w:val="156082" w:themeColor="accent1"/>
          <w:rPrChange w:id="9" w:author="Martin, Greta Katherine" w:date="2025-03-27T12:44:00Z" w16du:dateUtc="2025-03-27T16:44:00Z">
            <w:rPr>
              <w:rFonts w:ascii="Times New Roman" w:hAnsi="Times New Roman" w:cs="Times New Roman"/>
            </w:rPr>
          </w:rPrChange>
        </w:rPr>
        <w:t xml:space="preserve">studies </w:t>
      </w:r>
      <w:r w:rsidR="00841A64" w:rsidRPr="00620701">
        <w:rPr>
          <w:rFonts w:ascii="Times New Roman" w:hAnsi="Times New Roman" w:cs="Times New Roman"/>
          <w:color w:val="156082" w:themeColor="accent1"/>
          <w:rPrChange w:id="10" w:author="Martin, Greta Katherine" w:date="2025-03-27T12:44:00Z" w16du:dateUtc="2025-03-27T16:44:00Z">
            <w:rPr>
              <w:rFonts w:ascii="Times New Roman" w:hAnsi="Times New Roman" w:cs="Times New Roman"/>
            </w:rPr>
          </w:rPrChange>
        </w:rPr>
        <w:t xml:space="preserve">and health impact </w:t>
      </w:r>
      <w:r w:rsidR="00227D90" w:rsidRPr="00620701">
        <w:rPr>
          <w:rFonts w:ascii="Times New Roman" w:hAnsi="Times New Roman" w:cs="Times New Roman"/>
          <w:color w:val="156082" w:themeColor="accent1"/>
          <w:rPrChange w:id="11" w:author="Martin, Greta Katherine" w:date="2025-03-27T12:44:00Z" w16du:dateUtc="2025-03-27T16:44:00Z">
            <w:rPr>
              <w:rFonts w:ascii="Times New Roman" w:hAnsi="Times New Roman" w:cs="Times New Roman"/>
            </w:rPr>
          </w:rPrChange>
        </w:rPr>
        <w:t>assessments</w:t>
      </w:r>
      <w:r w:rsidR="00841A64" w:rsidRPr="00620701">
        <w:rPr>
          <w:rFonts w:ascii="Times New Roman" w:hAnsi="Times New Roman" w:cs="Times New Roman"/>
          <w:color w:val="156082" w:themeColor="accent1"/>
          <w:rPrChange w:id="12" w:author="Martin, Greta Katherine" w:date="2025-03-27T12:44:00Z" w16du:dateUtc="2025-03-27T16:44:00Z">
            <w:rPr>
              <w:rFonts w:ascii="Times New Roman" w:hAnsi="Times New Roman" w:cs="Times New Roman"/>
            </w:rPr>
          </w:rPrChange>
        </w:rPr>
        <w:t xml:space="preserve"> of NDVI and all-cause mortality have focused.</w:t>
      </w:r>
      <w:r w:rsidR="00841A64">
        <w:rPr>
          <w:rFonts w:ascii="Times New Roman" w:hAnsi="Times New Roman" w:cs="Times New Roman"/>
        </w:rPr>
        <w:t xml:space="preserve"> Our results highlight large </w:t>
      </w:r>
      <w:r w:rsidR="009E4029">
        <w:rPr>
          <w:rFonts w:ascii="Times New Roman" w:hAnsi="Times New Roman" w:cs="Times New Roman"/>
        </w:rPr>
        <w:t>heterogeneity</w:t>
      </w:r>
      <w:r w:rsidR="00841A64">
        <w:rPr>
          <w:rFonts w:ascii="Times New Roman" w:hAnsi="Times New Roman" w:cs="Times New Roman"/>
        </w:rPr>
        <w:t xml:space="preserve"> in urban greenspace </w:t>
      </w:r>
      <w:r w:rsidR="001507B3">
        <w:rPr>
          <w:rFonts w:ascii="Times New Roman" w:hAnsi="Times New Roman" w:cs="Times New Roman"/>
        </w:rPr>
        <w:t xml:space="preserve">extent and variability </w:t>
      </w:r>
      <w:r w:rsidR="00227D90">
        <w:rPr>
          <w:rFonts w:ascii="Times New Roman" w:hAnsi="Times New Roman" w:cs="Times New Roman"/>
        </w:rPr>
        <w:t>across global cities</w:t>
      </w:r>
      <w:r w:rsidR="00841A64">
        <w:rPr>
          <w:rFonts w:ascii="Times New Roman" w:hAnsi="Times New Roman" w:cs="Times New Roman"/>
        </w:rPr>
        <w:t xml:space="preserve"> and the </w:t>
      </w:r>
      <w:r w:rsidR="00BE3370">
        <w:rPr>
          <w:rFonts w:ascii="Times New Roman" w:hAnsi="Times New Roman" w:cs="Times New Roman"/>
        </w:rPr>
        <w:t>importance of characterizing</w:t>
      </w:r>
      <w:r w:rsidR="00841A64">
        <w:rPr>
          <w:rFonts w:ascii="Times New Roman" w:hAnsi="Times New Roman" w:cs="Times New Roman"/>
        </w:rPr>
        <w:t xml:space="preserve"> the health </w:t>
      </w:r>
      <w:r w:rsidR="00227D90">
        <w:rPr>
          <w:rFonts w:ascii="Times New Roman" w:hAnsi="Times New Roman" w:cs="Times New Roman"/>
        </w:rPr>
        <w:t>implications</w:t>
      </w:r>
      <w:r w:rsidR="00841A64">
        <w:rPr>
          <w:rFonts w:ascii="Times New Roman" w:hAnsi="Times New Roman" w:cs="Times New Roman"/>
        </w:rPr>
        <w:t xml:space="preserve"> of NDVI </w:t>
      </w:r>
      <w:r w:rsidR="001507B3">
        <w:rPr>
          <w:rFonts w:ascii="Times New Roman" w:hAnsi="Times New Roman" w:cs="Times New Roman"/>
        </w:rPr>
        <w:t>in more diverse contexts</w:t>
      </w:r>
      <w:r w:rsidR="00227D90">
        <w:rPr>
          <w:rFonts w:ascii="Times New Roman" w:hAnsi="Times New Roman" w:cs="Times New Roman"/>
        </w:rPr>
        <w:t>.</w:t>
      </w:r>
      <w:r w:rsidR="00841A64">
        <w:rPr>
          <w:rFonts w:ascii="Times New Roman" w:hAnsi="Times New Roman" w:cs="Times New Roman"/>
        </w:rPr>
        <w:t xml:space="preserve"> </w:t>
      </w:r>
    </w:p>
    <w:p w14:paraId="3A7BA0FA" w14:textId="3B65E334" w:rsidR="00F73B7D" w:rsidRDefault="00F73B7D" w:rsidP="00551D54">
      <w:pPr>
        <w:rPr>
          <w:rFonts w:ascii="Times New Roman" w:hAnsi="Times New Roman" w:cs="Times New Roman"/>
        </w:rPr>
      </w:pPr>
    </w:p>
    <w:p w14:paraId="062D01AC" w14:textId="4ECA0F37" w:rsidR="00F73B7D" w:rsidRDefault="00F73B7D" w:rsidP="00551D54">
      <w:pPr>
        <w:rPr>
          <w:rFonts w:ascii="Times New Roman" w:hAnsi="Times New Roman" w:cs="Times New Roman"/>
        </w:rPr>
      </w:pPr>
    </w:p>
    <w:p w14:paraId="2918E66C" w14:textId="38B69C34" w:rsidR="00F73B7D" w:rsidRDefault="00F73B7D" w:rsidP="00551D54">
      <w:pPr>
        <w:rPr>
          <w:rFonts w:ascii="Times New Roman" w:hAnsi="Times New Roman" w:cs="Times New Roman"/>
        </w:rPr>
      </w:pPr>
    </w:p>
    <w:p w14:paraId="47BA0E42" w14:textId="50934DF5" w:rsidR="003708FF" w:rsidRDefault="003708FF" w:rsidP="00551D54">
      <w:pPr>
        <w:rPr>
          <w:rFonts w:ascii="Times New Roman" w:hAnsi="Times New Roman" w:cs="Times New Roman"/>
        </w:rPr>
      </w:pPr>
    </w:p>
    <w:p w14:paraId="01F98059" w14:textId="3E228C64" w:rsidR="00F73B7D" w:rsidRDefault="00F73B7D" w:rsidP="00551D54">
      <w:pPr>
        <w:rPr>
          <w:rFonts w:ascii="Times New Roman" w:hAnsi="Times New Roman" w:cs="Times New Roman"/>
        </w:rPr>
      </w:pPr>
    </w:p>
    <w:p w14:paraId="12A72D01" w14:textId="4E70B0BE" w:rsidR="00F73B7D" w:rsidRDefault="00F73B7D" w:rsidP="00551D54">
      <w:pPr>
        <w:rPr>
          <w:rFonts w:ascii="Times New Roman" w:hAnsi="Times New Roman" w:cs="Times New Roman"/>
        </w:rPr>
      </w:pPr>
    </w:p>
    <w:p w14:paraId="237C09F9" w14:textId="54394FC0" w:rsidR="00F73B7D" w:rsidRDefault="00F73B7D" w:rsidP="00551D54">
      <w:pPr>
        <w:rPr>
          <w:rFonts w:ascii="Times New Roman" w:hAnsi="Times New Roman" w:cs="Times New Roman"/>
        </w:rPr>
      </w:pPr>
    </w:p>
    <w:p w14:paraId="56A5F604" w14:textId="35B553B7" w:rsidR="003807BC" w:rsidRDefault="003807BC" w:rsidP="00551D54">
      <w:pPr>
        <w:rPr>
          <w:rFonts w:ascii="Times New Roman" w:hAnsi="Times New Roman" w:cs="Times New Roman"/>
        </w:rPr>
      </w:pPr>
    </w:p>
    <w:p w14:paraId="0ADB8F2D" w14:textId="08595A97" w:rsidR="003807BC" w:rsidRDefault="003807BC" w:rsidP="00551D54">
      <w:pPr>
        <w:rPr>
          <w:ins w:id="13" w:author="Martin, Greta Katherine" w:date="2025-04-02T15:23:00Z" w16du:dateUtc="2025-04-02T19:23:00Z"/>
          <w:rFonts w:ascii="Times New Roman" w:hAnsi="Times New Roman" w:cs="Times New Roman"/>
        </w:rPr>
      </w:pPr>
    </w:p>
    <w:p w14:paraId="1D446D11" w14:textId="77777777" w:rsidR="00C472FA" w:rsidRDefault="00C472FA" w:rsidP="00551D54">
      <w:pPr>
        <w:rPr>
          <w:rFonts w:ascii="Times New Roman" w:hAnsi="Times New Roman" w:cs="Times New Roman"/>
        </w:rPr>
      </w:pPr>
    </w:p>
    <w:p w14:paraId="6C68D377" w14:textId="66F514CA" w:rsidR="00227D90" w:rsidRDefault="00227D90" w:rsidP="00551D54">
      <w:pPr>
        <w:rPr>
          <w:rFonts w:ascii="Times New Roman" w:hAnsi="Times New Roman" w:cs="Times New Roman"/>
        </w:rPr>
      </w:pPr>
    </w:p>
    <w:p w14:paraId="5E5D4CC8" w14:textId="17641B8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lastRenderedPageBreak/>
        <w:t>Introduction</w:t>
      </w:r>
    </w:p>
    <w:p w14:paraId="7A313FEB" w14:textId="76803A64" w:rsidR="00751D10" w:rsidRPr="00E150CA" w:rsidDel="00AB1FFE" w:rsidRDefault="00751D10" w:rsidP="00551D54">
      <w:pPr>
        <w:rPr>
          <w:del w:id="14" w:author="Martin, Greta Katherine" w:date="2025-03-27T11:48:00Z" w16du:dateUtc="2025-03-27T15:48:00Z"/>
          <w:rFonts w:ascii="Times New Roman" w:hAnsi="Times New Roman" w:cs="Times New Roman"/>
        </w:rPr>
      </w:pPr>
    </w:p>
    <w:p w14:paraId="65577297" w14:textId="5CDE2C36" w:rsidR="00AF54A8" w:rsidDel="00AB1FFE" w:rsidRDefault="00AF54A8" w:rsidP="00AF54A8">
      <w:pPr>
        <w:rPr>
          <w:moveFrom w:id="15" w:author="Martin, Greta Katherine" w:date="2025-03-27T11:48:00Z" w16du:dateUtc="2025-03-27T15:48:00Z"/>
          <w:rFonts w:ascii="Times New Roman" w:hAnsi="Times New Roman" w:cs="Times New Roman"/>
          <w:color w:val="000000" w:themeColor="text1"/>
        </w:rPr>
      </w:pPr>
      <w:moveFromRangeStart w:id="16" w:author="Martin, Greta Katherine" w:date="2025-03-27T11:48:00Z" w:name="move193968517"/>
      <w:moveFrom w:id="17" w:author="Martin, Greta Katherine" w:date="2025-03-27T11:48:00Z" w16du:dateUtc="2025-03-27T15:48:00Z">
        <w:r w:rsidRPr="00E150CA" w:rsidDel="00AB1FFE">
          <w:rPr>
            <w:rFonts w:ascii="Times New Roman" w:hAnsi="Times New Roman" w:cs="Times New Roman"/>
            <w:color w:val="000000"/>
            <w:shd w:val="clear" w:color="auto" w:fill="FFFFFF"/>
          </w:rPr>
          <w:t>Urban green</w:t>
        </w:r>
        <w:r w:rsidR="008433FB" w:rsidDel="00AB1FFE">
          <w:rPr>
            <w:rFonts w:ascii="Times New Roman" w:hAnsi="Times New Roman" w:cs="Times New Roman"/>
            <w:color w:val="000000"/>
            <w:shd w:val="clear" w:color="auto" w:fill="FFFFFF"/>
          </w:rPr>
          <w:t>space</w:t>
        </w:r>
        <w:r w:rsidR="000A4F94" w:rsidDel="00AB1FFE">
          <w:rPr>
            <w:rFonts w:ascii="Times New Roman" w:hAnsi="Times New Roman" w:cs="Times New Roman"/>
            <w:color w:val="000000"/>
            <w:shd w:val="clear" w:color="auto" w:fill="FFFFFF"/>
          </w:rPr>
          <w:t>s</w:t>
        </w:r>
        <w:r w:rsidR="008433FB" w:rsidDel="00AB1FFE">
          <w:rPr>
            <w:rFonts w:ascii="Times New Roman" w:hAnsi="Times New Roman" w:cs="Times New Roman"/>
            <w:color w:val="000000"/>
            <w:shd w:val="clear" w:color="auto" w:fill="FFFFFF"/>
          </w:rPr>
          <w:t xml:space="preserve"> </w:t>
        </w:r>
        <w:r w:rsidR="00626F66"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such as city parks and tree-lined streets</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 and blue space</w:t>
        </w:r>
        <w:r w:rsidR="000A4F94" w:rsidDel="00AB1FFE">
          <w:rPr>
            <w:rFonts w:ascii="Times New Roman" w:hAnsi="Times New Roman" w:cs="Times New Roman"/>
            <w:color w:val="000000"/>
            <w:shd w:val="clear" w:color="auto" w:fill="FFFFFF"/>
          </w:rPr>
          <w:t>s</w:t>
        </w:r>
        <w:r w:rsidR="008433FB" w:rsidDel="00AB1FFE">
          <w:rPr>
            <w:rFonts w:ascii="Times New Roman" w:hAnsi="Times New Roman" w:cs="Times New Roman"/>
            <w:color w:val="000000"/>
            <w:shd w:val="clear" w:color="auto" w:fill="FFFFFF"/>
          </w:rPr>
          <w:t xml:space="preserve"> </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like </w:t>
        </w:r>
        <w:r w:rsidR="00912715" w:rsidDel="00AB1FFE">
          <w:rPr>
            <w:rFonts w:ascii="Times New Roman" w:hAnsi="Times New Roman" w:cs="Times New Roman"/>
            <w:color w:val="000000"/>
            <w:shd w:val="clear" w:color="auto" w:fill="FFFFFF"/>
          </w:rPr>
          <w:t>lakes, rivers, and coastlines</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 </w:t>
        </w:r>
        <w:r w:rsidR="008433FB" w:rsidRPr="00E150CA" w:rsidDel="00AB1FFE">
          <w:rPr>
            <w:rFonts w:ascii="Times New Roman" w:hAnsi="Times New Roman" w:cs="Times New Roman"/>
            <w:color w:val="000000"/>
            <w:shd w:val="clear" w:color="auto" w:fill="FFFFFF"/>
          </w:rPr>
          <w:t>have</w:t>
        </w:r>
        <w:r w:rsidRPr="00E150CA" w:rsidDel="00AB1FFE">
          <w:rPr>
            <w:rFonts w:ascii="Times New Roman" w:hAnsi="Times New Roman" w:cs="Times New Roman"/>
            <w:color w:val="000000"/>
            <w:shd w:val="clear" w:color="auto" w:fill="FFFFFF"/>
          </w:rPr>
          <w:t xml:space="preserve"> been linked to improvements in </w:t>
        </w:r>
        <w:r w:rsidR="008433FB" w:rsidDel="00AB1FFE">
          <w:rPr>
            <w:rFonts w:ascii="Times New Roman" w:hAnsi="Times New Roman" w:cs="Times New Roman"/>
            <w:color w:val="000000"/>
            <w:shd w:val="clear" w:color="auto" w:fill="FFFFFF"/>
          </w:rPr>
          <w:t xml:space="preserve">human </w:t>
        </w:r>
        <w:r w:rsidRPr="00E150CA" w:rsidDel="00AB1FFE">
          <w:rPr>
            <w:rFonts w:ascii="Times New Roman" w:hAnsi="Times New Roman" w:cs="Times New Roman"/>
            <w:color w:val="000000"/>
            <w:shd w:val="clear" w:color="auto" w:fill="FFFFFF"/>
          </w:rPr>
          <w:t>health and climate resilienc</w:t>
        </w:r>
        <w:r w:rsidR="008433FB" w:rsidDel="00AB1FFE">
          <w:rPr>
            <w:rFonts w:ascii="Times New Roman" w:hAnsi="Times New Roman" w:cs="Times New Roman"/>
            <w:color w:val="000000"/>
            <w:shd w:val="clear" w:color="auto" w:fill="FFFFFF"/>
          </w:rPr>
          <w:t>y</w:t>
        </w:r>
        <w:r w:rsidRPr="00E150CA" w:rsidDel="00AB1FFE">
          <w:rPr>
            <w:rFonts w:ascii="Times New Roman" w:hAnsi="Times New Roman" w:cs="Times New Roman"/>
            <w:color w:val="000000"/>
            <w:shd w:val="clear" w:color="auto" w:fill="FFFFFF"/>
          </w:rPr>
          <w:t xml:space="preserve">. </w:t>
        </w:r>
        <w:r w:rsidRPr="00E150CA" w:rsidDel="00AB1FFE">
          <w:rPr>
            <w:rFonts w:ascii="Times New Roman" w:hAnsi="Times New Roman" w:cs="Times New Roman"/>
            <w:color w:val="000000" w:themeColor="text1"/>
          </w:rPr>
          <w:t xml:space="preserve">Greenspace </w:t>
        </w:r>
        <w:r w:rsidR="00AC3C2D" w:rsidDel="00AB1FFE">
          <w:rPr>
            <w:rFonts w:ascii="Times New Roman" w:hAnsi="Times New Roman" w:cs="Times New Roman"/>
            <w:color w:val="000000" w:themeColor="text1"/>
          </w:rPr>
          <w:t>has been</w:t>
        </w:r>
        <w:r w:rsidRPr="00E150CA" w:rsidDel="00AB1FFE">
          <w:rPr>
            <w:rFonts w:ascii="Times New Roman" w:hAnsi="Times New Roman" w:cs="Times New Roman"/>
            <w:color w:val="000000" w:themeColor="text1"/>
          </w:rPr>
          <w:t xml:space="preserve"> associated with improved mental and physical health, including reduced all-cause mortality</w:t>
        </w:r>
        <w:r w:rsidR="00EF48E1" w:rsidDel="00AB1FFE">
          <w:rPr>
            <w:rFonts w:ascii="Times New Roman" w:hAnsi="Times New Roman" w:cs="Times New Roman"/>
            <w:color w:val="000000" w:themeColor="text1"/>
          </w:rPr>
          <w:t>.</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{"citationID":"V8TDklpW","properties":{"formattedCitation":"\\super 1\\nosupersub{}","plainCitation":"1","noteIndex":0},"citationItems":[{"id":444,"uris":["http://zotero.org/users/10202395/items/569PGLBM"],"itemData":{"id":444,"type":"article-journal","container-title":"The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1</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While less studied, blue space has also been linked to improved health</w:t>
        </w:r>
        <w:r w:rsidR="00EF48E1" w:rsidDel="00AB1FFE">
          <w:rPr>
            <w:rFonts w:ascii="Times New Roman" w:hAnsi="Times New Roman" w:cs="Times New Roman"/>
            <w:color w:val="000000" w:themeColor="text1"/>
          </w:rPr>
          <w:t>.</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{"citationID":"mYo2d5Lp","properties":{"formattedCitation":"\\super 2\\nosupersub{}","plainCitation":"2","noteIndex":0},"citationItems":[{"id":74,"uris":["http://zotero.org/users/10202395/items/4TYTJGWL"],"itemData":{"id":74,"type":"article-journal","abstract":"Blue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2</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Urban </w:t>
        </w:r>
        <w:r w:rsidR="00D01BF5" w:rsidDel="00AB1FFE">
          <w:rPr>
            <w:rFonts w:ascii="Times New Roman" w:hAnsi="Times New Roman" w:cs="Times New Roman"/>
            <w:color w:val="000000" w:themeColor="text1"/>
          </w:rPr>
          <w:t>green and blue spaces</w:t>
        </w:r>
        <w:r w:rsidR="00D01BF5" w:rsidRPr="00E150CA" w:rsidDel="00AB1FFE">
          <w:rPr>
            <w:rFonts w:ascii="Times New Roman" w:hAnsi="Times New Roman" w:cs="Times New Roman"/>
            <w:color w:val="000000" w:themeColor="text1"/>
          </w:rPr>
          <w:t xml:space="preserve"> </w:t>
        </w:r>
        <w:r w:rsidR="00AC3C2D" w:rsidDel="00AB1FFE">
          <w:rPr>
            <w:rFonts w:ascii="Times New Roman" w:hAnsi="Times New Roman" w:cs="Times New Roman"/>
            <w:color w:val="000000" w:themeColor="text1"/>
          </w:rPr>
          <w:t>ha</w:t>
        </w:r>
        <w:r w:rsidR="00D01BF5" w:rsidDel="00AB1FFE">
          <w:rPr>
            <w:rFonts w:ascii="Times New Roman" w:hAnsi="Times New Roman" w:cs="Times New Roman"/>
            <w:color w:val="000000" w:themeColor="text1"/>
          </w:rPr>
          <w:t>ve</w:t>
        </w:r>
        <w:r w:rsidRPr="00E150CA" w:rsidDel="00AB1FFE">
          <w:rPr>
            <w:rFonts w:ascii="Times New Roman" w:hAnsi="Times New Roman" w:cs="Times New Roman"/>
            <w:color w:val="000000" w:themeColor="text1"/>
          </w:rPr>
          <w:t xml:space="preserve"> </w:t>
        </w:r>
        <w:r w:rsidR="005E3961" w:rsidDel="00AB1FFE">
          <w:rPr>
            <w:rFonts w:ascii="Times New Roman" w:hAnsi="Times New Roman" w:cs="Times New Roman"/>
            <w:color w:val="000000" w:themeColor="text1"/>
          </w:rPr>
          <w:t>also</w:t>
        </w:r>
        <w:r w:rsidR="00AC3C2D" w:rsidDel="00AB1FFE">
          <w:rPr>
            <w:rFonts w:ascii="Times New Roman" w:hAnsi="Times New Roman" w:cs="Times New Roman"/>
            <w:color w:val="000000" w:themeColor="text1"/>
          </w:rPr>
          <w:t xml:space="preserve"> been</w:t>
        </w:r>
        <w:r w:rsidR="005E3961" w:rsidDel="00AB1FFE">
          <w:rPr>
            <w:rFonts w:ascii="Times New Roman" w:hAnsi="Times New Roman" w:cs="Times New Roman"/>
            <w:color w:val="000000" w:themeColor="text1"/>
          </w:rPr>
          <w:t xml:space="preserve"> </w:t>
        </w:r>
        <w:r w:rsidRPr="00E150CA" w:rsidDel="00AB1FFE">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sidR="00EF48E1" w:rsidDel="00AB1FFE">
          <w:rPr>
            <w:rFonts w:ascii="Times New Roman" w:hAnsi="Times New Roman" w:cs="Times New Roman"/>
            <w:color w:val="000000" w:themeColor="text1"/>
          </w:rPr>
          <w:t>radiation.</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{"citationID":"8Gjz6iNG","properties":{"formattedCitation":"\\super 3\\uc0\\u8211{}6\\nosupersub{}","plainCitation":"3–6","noteIndex":0},"citationItems":[{"id":725,"uris":["http://zotero.org/users/10202395/items/S87ZWPVR"],"itemData":{"id":725,"type":"article-journal","abstract":"Background: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3–6</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Greenspace has generally been the focus of urban nature policies and interventions, as it is more feasible to </w:t>
        </w:r>
        <w:r w:rsidR="00F94562" w:rsidDel="00AB1FFE">
          <w:rPr>
            <w:rFonts w:ascii="Times New Roman" w:hAnsi="Times New Roman" w:cs="Times New Roman"/>
            <w:color w:val="000000" w:themeColor="text1"/>
          </w:rPr>
          <w:t>create</w:t>
        </w:r>
        <w:r w:rsidRPr="00E150CA" w:rsidDel="00AB1FFE">
          <w:rPr>
            <w:rFonts w:ascii="Times New Roman" w:hAnsi="Times New Roman" w:cs="Times New Roman"/>
            <w:color w:val="000000" w:themeColor="text1"/>
          </w:rPr>
          <w:t xml:space="preserve"> than blue space.</w:t>
        </w:r>
      </w:moveFrom>
    </w:p>
    <w:moveFromRangeEnd w:id="16"/>
    <w:p w14:paraId="6EF598EA" w14:textId="587FF7A9" w:rsidR="00AF54A8" w:rsidRPr="00E150CA" w:rsidRDefault="00AF54A8" w:rsidP="00AF54A8">
      <w:pPr>
        <w:rPr>
          <w:rFonts w:ascii="Times New Roman" w:hAnsi="Times New Roman" w:cs="Times New Roman"/>
          <w:color w:val="000000" w:themeColor="text1"/>
        </w:rPr>
      </w:pPr>
    </w:p>
    <w:p w14:paraId="3F69CF97" w14:textId="79CAB04C" w:rsidR="00580922" w:rsidRDefault="00377F9E" w:rsidP="007B6224">
      <w:pPr>
        <w:rPr>
          <w:ins w:id="18" w:author="Martin, Greta Katherine" w:date="2025-03-27T11:48:00Z" w16du:dateUtc="2025-03-27T15:48:00Z"/>
          <w:rFonts w:ascii="Times New Roman" w:hAnsi="Times New Roman" w:cs="Times New Roman"/>
          <w:color w:val="000000" w:themeColor="text1"/>
        </w:rPr>
      </w:pPr>
      <w:r w:rsidRPr="00E150CA">
        <w:rPr>
          <w:rFonts w:ascii="Times New Roman" w:hAnsi="Times New Roman" w:cs="Times New Roman"/>
          <w:color w:val="000000"/>
          <w:shd w:val="clear" w:color="auto" w:fill="FFFFFF"/>
        </w:rPr>
        <w:t>Over</w:t>
      </w:r>
      <w:r w:rsidR="00751D10" w:rsidRPr="00E150CA">
        <w:rPr>
          <w:rFonts w:ascii="Times New Roman" w:hAnsi="Times New Roman" w:cs="Times New Roman"/>
          <w:color w:val="000000"/>
          <w:shd w:val="clear" w:color="auto" w:fill="FFFFFF"/>
        </w:rPr>
        <w:t xml:space="preserve"> half of the world’s population </w:t>
      </w:r>
      <w:r w:rsidRPr="00E150CA">
        <w:rPr>
          <w:rFonts w:ascii="Times New Roman" w:hAnsi="Times New Roman" w:cs="Times New Roman"/>
          <w:color w:val="000000"/>
          <w:shd w:val="clear" w:color="auto" w:fill="FFFFFF"/>
        </w:rPr>
        <w:t>lives</w:t>
      </w:r>
      <w:r w:rsidR="00751D10" w:rsidRPr="00E150CA">
        <w:rPr>
          <w:rFonts w:ascii="Times New Roman" w:hAnsi="Times New Roman" w:cs="Times New Roman"/>
          <w:color w:val="000000"/>
          <w:shd w:val="clear" w:color="auto" w:fill="FFFFFF"/>
        </w:rPr>
        <w:t xml:space="preserve"> in cities </w:t>
      </w:r>
      <w:r w:rsidRPr="00E150CA">
        <w:rPr>
          <w:rFonts w:ascii="Times New Roman" w:hAnsi="Times New Roman" w:cs="Times New Roman"/>
          <w:color w:val="000000"/>
          <w:shd w:val="clear" w:color="auto" w:fill="FFFFFF"/>
        </w:rPr>
        <w:t xml:space="preserve">and this </w:t>
      </w:r>
      <w:r w:rsidR="00751D10" w:rsidRPr="00E150CA">
        <w:rPr>
          <w:rFonts w:ascii="Times New Roman" w:hAnsi="Times New Roman" w:cs="Times New Roman"/>
          <w:color w:val="000000"/>
          <w:shd w:val="clear" w:color="auto" w:fill="FFFFFF"/>
        </w:rPr>
        <w:t>share is predicted to grow to two-thirds by 2050</w:t>
      </w:r>
      <w:r w:rsidR="00836CE4">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fldChar w:fldCharType="begin"/>
      </w:r>
      <w:r w:rsidR="007B4DCE">
        <w:rPr>
          <w:rFonts w:ascii="Times New Roman" w:hAnsi="Times New Roman" w:cs="Times New Roman"/>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7B4DCE" w:rsidRPr="007B4DCE">
        <w:rPr>
          <w:rFonts w:ascii="Times New Roman" w:hAnsi="Times New Roman" w:cs="Times New Roman"/>
          <w:color w:val="000000"/>
          <w:vertAlign w:val="superscript"/>
        </w:rPr>
        <w:t>1</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vertAlign w:val="superscript"/>
        </w:rPr>
        <w:t xml:space="preserve"> </w:t>
      </w:r>
      <w:r w:rsidRPr="00E150CA">
        <w:rPr>
          <w:rFonts w:ascii="Times New Roman" w:hAnsi="Times New Roman" w:cs="Times New Roman"/>
          <w:color w:val="000000"/>
          <w:shd w:val="clear" w:color="auto" w:fill="FFFFFF"/>
        </w:rPr>
        <w:t>U</w:t>
      </w:r>
      <w:r w:rsidR="00751D10" w:rsidRPr="00E150CA">
        <w:rPr>
          <w:rFonts w:ascii="Times New Roman" w:hAnsi="Times New Roman" w:cs="Times New Roman"/>
          <w:color w:val="000000"/>
          <w:shd w:val="clear" w:color="auto" w:fill="FFFFFF"/>
        </w:rPr>
        <w:t xml:space="preserve">rbanization </w:t>
      </w:r>
      <w:r w:rsidRPr="00E150CA">
        <w:rPr>
          <w:rFonts w:ascii="Times New Roman" w:hAnsi="Times New Roman" w:cs="Times New Roman"/>
          <w:color w:val="000000"/>
          <w:shd w:val="clear" w:color="auto" w:fill="FFFFFF"/>
        </w:rPr>
        <w:t xml:space="preserve">has been accompanied by the </w:t>
      </w:r>
      <w:r w:rsidR="00751D10" w:rsidRPr="00E150CA">
        <w:rPr>
          <w:rFonts w:ascii="Times New Roman" w:hAnsi="Times New Roman" w:cs="Times New Roman"/>
          <w:color w:val="000000"/>
          <w:shd w:val="clear" w:color="auto" w:fill="FFFFFF"/>
        </w:rPr>
        <w:t>pollution of natural resources</w:t>
      </w:r>
      <w:r w:rsidR="00D36FAE">
        <w:rPr>
          <w:rFonts w:ascii="Times New Roman" w:hAnsi="Times New Roman" w:cs="Times New Roman"/>
          <w:color w:val="000000"/>
          <w:shd w:val="clear" w:color="auto" w:fill="FFFFFF"/>
        </w:rPr>
        <w:t>,</w:t>
      </w:r>
      <w:r w:rsidR="001C57B1">
        <w:rPr>
          <w:rFonts w:ascii="Times New Roman" w:hAnsi="Times New Roman" w:cs="Times New Roman"/>
          <w:color w:val="000000"/>
          <w:shd w:val="clear" w:color="auto" w:fill="FFFFFF"/>
        </w:rPr>
        <w:t xml:space="preserve"> like air and water</w:t>
      </w:r>
      <w:r w:rsidR="00D36FAE">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t xml:space="preserve"> and</w:t>
      </w:r>
      <w:r w:rsidR="001C57B1">
        <w:rPr>
          <w:rFonts w:ascii="Times New Roman" w:hAnsi="Times New Roman" w:cs="Times New Roman"/>
          <w:color w:val="000000"/>
          <w:shd w:val="clear" w:color="auto" w:fill="FFFFFF"/>
        </w:rPr>
        <w:t xml:space="preserve"> the</w:t>
      </w:r>
      <w:r w:rsidR="00751D10" w:rsidRPr="00E150CA">
        <w:rPr>
          <w:rFonts w:ascii="Times New Roman" w:hAnsi="Times New Roman" w:cs="Times New Roman"/>
          <w:color w:val="000000"/>
          <w:shd w:val="clear" w:color="auto" w:fill="FFFFFF"/>
        </w:rPr>
        <w:t xml:space="preserve"> destruction of natural environments. </w:t>
      </w:r>
      <w:r w:rsidR="001C57B1" w:rsidRPr="00620701">
        <w:rPr>
          <w:rFonts w:ascii="Times New Roman" w:hAnsi="Times New Roman" w:cs="Times New Roman"/>
          <w:color w:val="156082" w:themeColor="accent1"/>
          <w:shd w:val="clear" w:color="auto" w:fill="FFFFFF"/>
          <w:rPrChange w:id="19" w:author="Martin, Greta Katherine" w:date="2025-03-27T12:44:00Z" w16du:dateUtc="2025-03-27T16:44:00Z">
            <w:rPr>
              <w:rFonts w:ascii="Times New Roman" w:hAnsi="Times New Roman" w:cs="Times New Roman"/>
              <w:color w:val="000000"/>
              <w:shd w:val="clear" w:color="auto" w:fill="FFFFFF"/>
            </w:rPr>
          </w:rPrChange>
        </w:rPr>
        <w:t>While</w:t>
      </w:r>
      <w:r w:rsidR="00751D10" w:rsidRPr="00620701">
        <w:rPr>
          <w:rFonts w:ascii="Times New Roman" w:hAnsi="Times New Roman" w:cs="Times New Roman"/>
          <w:color w:val="156082" w:themeColor="accent1"/>
          <w:shd w:val="clear" w:color="auto" w:fill="FFFFFF"/>
          <w:rPrChange w:id="20" w:author="Martin, Greta Katherine" w:date="2025-03-27T12:44:00Z" w16du:dateUtc="2025-03-27T16:44:00Z">
            <w:rPr>
              <w:rFonts w:ascii="Times New Roman" w:hAnsi="Times New Roman" w:cs="Times New Roman"/>
              <w:color w:val="000000"/>
              <w:shd w:val="clear" w:color="auto" w:fill="FFFFFF"/>
            </w:rPr>
          </w:rPrChange>
        </w:rPr>
        <w:t xml:space="preserve"> cities are responsible for over 80% of global greenhouse gas emissions</w:t>
      </w:r>
      <w:r w:rsidR="00836CE4" w:rsidRPr="00620701">
        <w:rPr>
          <w:rFonts w:ascii="Times New Roman" w:hAnsi="Times New Roman" w:cs="Times New Roman"/>
          <w:color w:val="156082" w:themeColor="accent1"/>
          <w:shd w:val="clear" w:color="auto" w:fill="FFFFFF"/>
          <w:rPrChange w:id="21" w:author="Martin, Greta Katherine" w:date="2025-03-27T12:44:00Z" w16du:dateUtc="2025-03-27T16:44:00Z">
            <w:rPr>
              <w:rFonts w:ascii="Times New Roman" w:hAnsi="Times New Roman" w:cs="Times New Roman"/>
              <w:color w:val="000000"/>
              <w:shd w:val="clear" w:color="auto" w:fill="FFFFFF"/>
            </w:rPr>
          </w:rPrChange>
        </w:rPr>
        <w:t>,</w:t>
      </w:r>
      <w:r w:rsidR="00751D10" w:rsidRPr="00620701">
        <w:rPr>
          <w:rFonts w:ascii="Times New Roman" w:hAnsi="Times New Roman" w:cs="Times New Roman"/>
          <w:color w:val="156082" w:themeColor="accent1"/>
          <w:shd w:val="clear" w:color="auto" w:fill="FFFFFF"/>
          <w:rPrChange w:id="22" w:author="Martin, Greta Katherine" w:date="2025-03-27T12:44:00Z" w16du:dateUtc="2025-03-27T16:44:00Z">
            <w:rPr>
              <w:rFonts w:ascii="Times New Roman" w:hAnsi="Times New Roman" w:cs="Times New Roman"/>
              <w:color w:val="000000"/>
              <w:shd w:val="clear" w:color="auto" w:fill="FFFFFF"/>
            </w:rPr>
          </w:rPrChange>
        </w:rPr>
        <w:fldChar w:fldCharType="begin"/>
      </w:r>
      <w:r w:rsidR="007B4DCE">
        <w:rPr>
          <w:rFonts w:ascii="Times New Roman" w:hAnsi="Times New Roman" w:cs="Times New Roman"/>
          <w:color w:val="156082" w:themeColor="accen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620701">
        <w:rPr>
          <w:rFonts w:ascii="Times New Roman" w:hAnsi="Times New Roman" w:cs="Times New Roman"/>
          <w:color w:val="156082" w:themeColor="accent1"/>
          <w:shd w:val="clear" w:color="auto" w:fill="FFFFFF"/>
          <w:rPrChange w:id="23" w:author="Martin, Greta Katherine" w:date="2025-03-27T12:44:00Z" w16du:dateUtc="2025-03-27T16:44:00Z">
            <w:rPr>
              <w:rFonts w:ascii="Times New Roman" w:hAnsi="Times New Roman" w:cs="Times New Roman"/>
              <w:color w:val="000000"/>
              <w:shd w:val="clear" w:color="auto" w:fill="FFFFFF"/>
            </w:rPr>
          </w:rPrChange>
        </w:rPr>
        <w:fldChar w:fldCharType="separate"/>
      </w:r>
      <w:r w:rsidR="007B4DCE" w:rsidRPr="007B4DCE">
        <w:rPr>
          <w:rFonts w:ascii="Times New Roman" w:hAnsi="Times New Roman" w:cs="Times New Roman"/>
          <w:color w:val="008080"/>
          <w:vertAlign w:val="superscript"/>
        </w:rPr>
        <w:t>2</w:t>
      </w:r>
      <w:r w:rsidR="00751D10" w:rsidRPr="00620701">
        <w:rPr>
          <w:rFonts w:ascii="Times New Roman" w:hAnsi="Times New Roman" w:cs="Times New Roman"/>
          <w:color w:val="156082" w:themeColor="accent1"/>
          <w:shd w:val="clear" w:color="auto" w:fill="FFFFFF"/>
          <w:rPrChange w:id="24" w:author="Martin, Greta Katherine" w:date="2025-03-27T12:44:00Z" w16du:dateUtc="2025-03-27T16:44:00Z">
            <w:rPr>
              <w:rFonts w:ascii="Times New Roman" w:hAnsi="Times New Roman" w:cs="Times New Roman"/>
              <w:color w:val="000000"/>
              <w:shd w:val="clear" w:color="auto" w:fill="FFFFFF"/>
            </w:rPr>
          </w:rPrChange>
        </w:rPr>
        <w:fldChar w:fldCharType="end"/>
      </w:r>
      <w:r w:rsidR="001C57B1" w:rsidRPr="00620701">
        <w:rPr>
          <w:rFonts w:ascii="Times New Roman" w:hAnsi="Times New Roman" w:cs="Times New Roman"/>
          <w:color w:val="156082" w:themeColor="accent1"/>
          <w:shd w:val="clear" w:color="auto" w:fill="FFFFFF"/>
          <w:rPrChange w:id="25" w:author="Martin, Greta Katherine" w:date="2025-03-27T12:44:00Z" w16du:dateUtc="2025-03-27T16:44:00Z">
            <w:rPr>
              <w:rFonts w:ascii="Times New Roman" w:hAnsi="Times New Roman" w:cs="Times New Roman"/>
              <w:color w:val="000000"/>
              <w:shd w:val="clear" w:color="auto" w:fill="FFFFFF"/>
            </w:rPr>
          </w:rPrChange>
        </w:rPr>
        <w:t xml:space="preserve"> emissions per capita tend to be lower in cities than in less dense communities</w:t>
      </w:r>
      <w:r w:rsidR="00205BBE" w:rsidRPr="00620701">
        <w:rPr>
          <w:rFonts w:ascii="Times New Roman" w:hAnsi="Times New Roman" w:cs="Times New Roman"/>
          <w:color w:val="156082" w:themeColor="accent1"/>
          <w:shd w:val="clear" w:color="auto" w:fill="FFFFFF"/>
          <w:rPrChange w:id="26" w:author="Martin, Greta Katherine" w:date="2025-03-27T12:44:00Z" w16du:dateUtc="2025-03-27T16:44:00Z">
            <w:rPr>
              <w:rFonts w:ascii="Times New Roman" w:hAnsi="Times New Roman" w:cs="Times New Roman"/>
              <w:color w:val="000000"/>
              <w:shd w:val="clear" w:color="auto" w:fill="FFFFFF"/>
            </w:rPr>
          </w:rPrChange>
        </w:rPr>
        <w:t xml:space="preserve"> due to more efficient</w:t>
      </w:r>
      <w:r w:rsidR="00DB1587" w:rsidRPr="00620701">
        <w:rPr>
          <w:rFonts w:ascii="Times New Roman" w:hAnsi="Times New Roman" w:cs="Times New Roman"/>
          <w:color w:val="156082" w:themeColor="accent1"/>
          <w:shd w:val="clear" w:color="auto" w:fill="FFFFFF"/>
          <w:rPrChange w:id="27" w:author="Martin, Greta Katherine" w:date="2025-03-27T12:44:00Z" w16du:dateUtc="2025-03-27T16:44:00Z">
            <w:rPr>
              <w:rFonts w:ascii="Times New Roman" w:hAnsi="Times New Roman" w:cs="Times New Roman"/>
              <w:color w:val="000000"/>
              <w:shd w:val="clear" w:color="auto" w:fill="FFFFFF"/>
            </w:rPr>
          </w:rPrChange>
        </w:rPr>
        <w:t xml:space="preserve"> </w:t>
      </w:r>
      <w:r w:rsidR="00205BBE" w:rsidRPr="00620701">
        <w:rPr>
          <w:rFonts w:ascii="Times New Roman" w:hAnsi="Times New Roman" w:cs="Times New Roman"/>
          <w:color w:val="156082" w:themeColor="accent1"/>
          <w:shd w:val="clear" w:color="auto" w:fill="FFFFFF"/>
          <w:rPrChange w:id="28" w:author="Martin, Greta Katherine" w:date="2025-03-27T12:44:00Z" w16du:dateUtc="2025-03-27T16:44:00Z">
            <w:rPr>
              <w:rFonts w:ascii="Times New Roman" w:hAnsi="Times New Roman" w:cs="Times New Roman"/>
              <w:color w:val="000000"/>
              <w:shd w:val="clear" w:color="auto" w:fill="FFFFFF"/>
            </w:rPr>
          </w:rPrChange>
        </w:rPr>
        <w:t xml:space="preserve">transportation, </w:t>
      </w:r>
      <w:r w:rsidR="00DB1587" w:rsidRPr="00620701">
        <w:rPr>
          <w:rFonts w:ascii="Times New Roman" w:hAnsi="Times New Roman" w:cs="Times New Roman"/>
          <w:color w:val="156082" w:themeColor="accent1"/>
          <w:shd w:val="clear" w:color="auto" w:fill="FFFFFF"/>
          <w:rPrChange w:id="29" w:author="Martin, Greta Katherine" w:date="2025-03-27T12:44:00Z" w16du:dateUtc="2025-03-27T16:44:00Z">
            <w:rPr>
              <w:rFonts w:ascii="Times New Roman" w:hAnsi="Times New Roman" w:cs="Times New Roman"/>
              <w:color w:val="000000"/>
              <w:shd w:val="clear" w:color="auto" w:fill="FFFFFF"/>
            </w:rPr>
          </w:rPrChange>
        </w:rPr>
        <w:t>energy production</w:t>
      </w:r>
      <w:r w:rsidR="00205BBE" w:rsidRPr="00620701">
        <w:rPr>
          <w:rFonts w:ascii="Times New Roman" w:hAnsi="Times New Roman" w:cs="Times New Roman"/>
          <w:color w:val="156082" w:themeColor="accent1"/>
          <w:shd w:val="clear" w:color="auto" w:fill="FFFFFF"/>
          <w:rPrChange w:id="30" w:author="Martin, Greta Katherine" w:date="2025-03-27T12:44:00Z" w16du:dateUtc="2025-03-27T16:44:00Z">
            <w:rPr>
              <w:rFonts w:ascii="Times New Roman" w:hAnsi="Times New Roman" w:cs="Times New Roman"/>
              <w:color w:val="000000"/>
              <w:shd w:val="clear" w:color="auto" w:fill="FFFFFF"/>
            </w:rPr>
          </w:rPrChange>
        </w:rPr>
        <w:t>, and</w:t>
      </w:r>
      <w:r w:rsidR="00DB1587" w:rsidRPr="00620701">
        <w:rPr>
          <w:rFonts w:ascii="Times New Roman" w:hAnsi="Times New Roman" w:cs="Times New Roman"/>
          <w:color w:val="156082" w:themeColor="accent1"/>
          <w:shd w:val="clear" w:color="auto" w:fill="FFFFFF"/>
          <w:rPrChange w:id="31" w:author="Martin, Greta Katherine" w:date="2025-03-27T12:44:00Z" w16du:dateUtc="2025-03-27T16:44:00Z">
            <w:rPr>
              <w:rFonts w:ascii="Times New Roman" w:hAnsi="Times New Roman" w:cs="Times New Roman"/>
              <w:color w:val="000000"/>
              <w:shd w:val="clear" w:color="auto" w:fill="FFFFFF"/>
            </w:rPr>
          </w:rPrChange>
        </w:rPr>
        <w:t xml:space="preserve"> land use</w:t>
      </w:r>
      <w:r w:rsidR="00FD73CF" w:rsidRPr="00620701">
        <w:rPr>
          <w:rFonts w:ascii="Times New Roman" w:hAnsi="Times New Roman" w:cs="Times New Roman"/>
          <w:color w:val="156082" w:themeColor="accent1"/>
          <w:shd w:val="clear" w:color="auto" w:fill="FFFFFF"/>
          <w:rPrChange w:id="32" w:author="Martin, Greta Katherine" w:date="2025-03-27T12:44:00Z" w16du:dateUtc="2025-03-27T16:44:00Z">
            <w:rPr>
              <w:rFonts w:ascii="Times New Roman" w:hAnsi="Times New Roman" w:cs="Times New Roman"/>
              <w:color w:val="000000"/>
              <w:shd w:val="clear" w:color="auto" w:fill="FFFFFF"/>
            </w:rPr>
          </w:rPrChange>
        </w:rPr>
        <w:t>.</w:t>
      </w:r>
      <w:r w:rsidR="003B1DDA" w:rsidRPr="00620701">
        <w:rPr>
          <w:rFonts w:ascii="Times New Roman" w:hAnsi="Times New Roman" w:cs="Times New Roman"/>
          <w:color w:val="156082" w:themeColor="accent1"/>
          <w:shd w:val="clear" w:color="auto" w:fill="FFFFFF"/>
          <w:rPrChange w:id="33" w:author="Martin, Greta Katherine" w:date="2025-03-27T12:44:00Z" w16du:dateUtc="2025-03-27T16:44:00Z">
            <w:rPr>
              <w:rFonts w:ascii="Times New Roman" w:hAnsi="Times New Roman" w:cs="Times New Roman"/>
              <w:color w:val="000000"/>
              <w:shd w:val="clear" w:color="auto" w:fill="FFFFFF"/>
            </w:rPr>
          </w:rPrChange>
        </w:rPr>
        <w:fldChar w:fldCharType="begin"/>
      </w:r>
      <w:r w:rsidR="007B4DCE">
        <w:rPr>
          <w:rFonts w:ascii="Times New Roman" w:hAnsi="Times New Roman" w:cs="Times New Roman"/>
          <w:color w:val="156082" w:themeColor="accen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620701">
        <w:rPr>
          <w:rFonts w:ascii="Times New Roman" w:hAnsi="Times New Roman" w:cs="Times New Roman"/>
          <w:color w:val="156082" w:themeColor="accent1"/>
          <w:shd w:val="clear" w:color="auto" w:fill="FFFFFF"/>
          <w:rPrChange w:id="34" w:author="Martin, Greta Katherine" w:date="2025-03-27T12:44:00Z" w16du:dateUtc="2025-03-27T16:44:00Z">
            <w:rPr>
              <w:rFonts w:ascii="Times New Roman" w:hAnsi="Times New Roman" w:cs="Times New Roman"/>
              <w:color w:val="000000"/>
              <w:shd w:val="clear" w:color="auto" w:fill="FFFFFF"/>
            </w:rPr>
          </w:rPrChange>
        </w:rPr>
        <w:fldChar w:fldCharType="separate"/>
      </w:r>
      <w:r w:rsidR="007B4DCE" w:rsidRPr="007B4DCE">
        <w:rPr>
          <w:rFonts w:ascii="Times New Roman" w:hAnsi="Times New Roman" w:cs="Times New Roman"/>
          <w:color w:val="008080"/>
          <w:vertAlign w:val="superscript"/>
        </w:rPr>
        <w:t>3</w:t>
      </w:r>
      <w:r w:rsidR="003B1DDA" w:rsidRPr="00620701">
        <w:rPr>
          <w:rFonts w:ascii="Times New Roman" w:hAnsi="Times New Roman" w:cs="Times New Roman"/>
          <w:color w:val="156082" w:themeColor="accent1"/>
          <w:shd w:val="clear" w:color="auto" w:fill="FFFFFF"/>
          <w:rPrChange w:id="35" w:author="Martin, Greta Katherine" w:date="2025-03-27T12:44:00Z" w16du:dateUtc="2025-03-27T16:44:00Z">
            <w:rPr>
              <w:rFonts w:ascii="Times New Roman" w:hAnsi="Times New Roman" w:cs="Times New Roman"/>
              <w:color w:val="000000"/>
              <w:shd w:val="clear" w:color="auto" w:fill="FFFFFF"/>
            </w:rPr>
          </w:rPrChange>
        </w:rPr>
        <w:fldChar w:fldCharType="end"/>
      </w:r>
      <w:r w:rsidR="001C57B1" w:rsidRPr="001C57B1">
        <w:rPr>
          <w:rFonts w:ascii="Times New Roman" w:hAnsi="Times New Roman" w:cs="Times New Roman"/>
          <w:color w:val="000000"/>
          <w:shd w:val="clear" w:color="auto" w:fill="FFFFFF"/>
        </w:rPr>
        <w:t xml:space="preserve"> In addition, cities</w:t>
      </w:r>
      <w:r w:rsidR="00751D10" w:rsidRPr="00E150CA">
        <w:rPr>
          <w:rFonts w:ascii="Times New Roman" w:hAnsi="Times New Roman" w:cs="Times New Roman"/>
          <w:color w:val="000000"/>
          <w:shd w:val="clear" w:color="auto" w:fill="FFFFFF"/>
        </w:rPr>
        <w:t xml:space="preserve"> can be effective entities of change</w:t>
      </w:r>
      <w:r w:rsidR="00DC1566">
        <w:rPr>
          <w:rFonts w:ascii="Times New Roman" w:hAnsi="Times New Roman" w:cs="Times New Roman"/>
          <w:color w:val="000000"/>
          <w:shd w:val="clear" w:color="auto" w:fill="FFFFFF"/>
        </w:rPr>
        <w:t xml:space="preserve"> and</w:t>
      </w:r>
      <w:r w:rsidR="00751D10" w:rsidRPr="00E150CA">
        <w:rPr>
          <w:rFonts w:ascii="Times New Roman" w:hAnsi="Times New Roman" w:cs="Times New Roman"/>
          <w:color w:val="000000"/>
          <w:shd w:val="clear" w:color="auto" w:fill="FFFFFF"/>
        </w:rPr>
        <w:t xml:space="preserve"> </w:t>
      </w:r>
      <w:r w:rsidR="0088371A" w:rsidRPr="00E150CA">
        <w:rPr>
          <w:rFonts w:ascii="Times New Roman" w:hAnsi="Times New Roman" w:cs="Times New Roman"/>
          <w:color w:val="000000"/>
          <w:shd w:val="clear" w:color="auto" w:fill="FFFFFF"/>
        </w:rPr>
        <w:t xml:space="preserve">can </w:t>
      </w:r>
      <w:r w:rsidR="00751D10" w:rsidRPr="00E150CA">
        <w:rPr>
          <w:rFonts w:ascii="Times New Roman" w:hAnsi="Times New Roman" w:cs="Times New Roman"/>
          <w:color w:val="000000"/>
          <w:shd w:val="clear" w:color="auto" w:fill="FFFFFF"/>
        </w:rPr>
        <w:t xml:space="preserve">provide a large enough scale to create </w:t>
      </w:r>
      <w:r w:rsidR="0088371A" w:rsidRPr="00E150CA">
        <w:rPr>
          <w:rFonts w:ascii="Times New Roman" w:hAnsi="Times New Roman" w:cs="Times New Roman"/>
          <w:color w:val="000000"/>
          <w:shd w:val="clear" w:color="auto" w:fill="FFFFFF"/>
        </w:rPr>
        <w:t>meaningful</w:t>
      </w:r>
      <w:r w:rsidR="00751D10" w:rsidRPr="00E150CA">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Pr>
          <w:rFonts w:ascii="Times New Roman" w:hAnsi="Times New Roman" w:cs="Times New Roman"/>
          <w:color w:val="000000" w:themeColor="text1"/>
        </w:rPr>
        <w:t>City-level interventions to increase urban nature offer a climate adaptation strategy with health advantages.</w:t>
      </w:r>
    </w:p>
    <w:p w14:paraId="6C743201" w14:textId="77777777" w:rsidR="00AB1FFE" w:rsidRDefault="00AB1FFE" w:rsidP="007B6224">
      <w:pPr>
        <w:rPr>
          <w:ins w:id="36" w:author="Martin, Greta Katherine" w:date="2025-03-27T11:48:00Z" w16du:dateUtc="2025-03-27T15:48:00Z"/>
          <w:rFonts w:ascii="Times New Roman" w:hAnsi="Times New Roman" w:cs="Times New Roman"/>
          <w:color w:val="000000" w:themeColor="text1"/>
        </w:rPr>
      </w:pPr>
    </w:p>
    <w:p w14:paraId="44B09B69" w14:textId="7DFB606A" w:rsidR="00AB1FFE" w:rsidDel="00AB1FFE" w:rsidRDefault="00AB1FFE" w:rsidP="007B6224">
      <w:pPr>
        <w:rPr>
          <w:del w:id="37" w:author="Martin, Greta Katherine" w:date="2025-03-27T11:49:00Z" w16du:dateUtc="2025-03-27T15:49:00Z"/>
          <w:rFonts w:ascii="Times New Roman" w:hAnsi="Times New Roman" w:cs="Times New Roman"/>
          <w:color w:val="000000" w:themeColor="text1"/>
        </w:rPr>
      </w:pPr>
      <w:moveToRangeStart w:id="38" w:author="Martin, Greta Katherine" w:date="2025-03-27T11:48:00Z" w:name="move193968517"/>
      <w:moveTo w:id="39" w:author="Martin, Greta Katherine" w:date="2025-03-27T11:48:00Z" w16du:dateUtc="2025-03-27T15:48:00Z">
        <w:r w:rsidRPr="00E150CA">
          <w:rPr>
            <w:rFonts w:ascii="Times New Roman" w:hAnsi="Times New Roman" w:cs="Times New Roman"/>
            <w:color w:val="000000"/>
            <w:shd w:val="clear" w:color="auto" w:fill="FFFFFF"/>
          </w:rPr>
          <w:t>Urban green</w:t>
        </w:r>
        <w:r>
          <w:rPr>
            <w:rFonts w:ascii="Times New Roman" w:hAnsi="Times New Roman" w:cs="Times New Roman"/>
            <w:color w:val="000000"/>
            <w:shd w:val="clear" w:color="auto" w:fill="FFFFFF"/>
          </w:rPr>
          <w:t xml:space="preserve">spaces (such as city parks and tree-lined streets) and blue spaces (like lakes, rivers, and coastlines) </w:t>
        </w:r>
        <w:r w:rsidRPr="00E150CA">
          <w:rPr>
            <w:rFonts w:ascii="Times New Roman" w:hAnsi="Times New Roman" w:cs="Times New Roman"/>
            <w:color w:val="000000"/>
            <w:shd w:val="clear" w:color="auto" w:fill="FFFFFF"/>
          </w:rPr>
          <w:t xml:space="preserve">have been linked to improvements in </w:t>
        </w:r>
        <w:r>
          <w:rPr>
            <w:rFonts w:ascii="Times New Roman" w:hAnsi="Times New Roman" w:cs="Times New Roman"/>
            <w:color w:val="000000"/>
            <w:shd w:val="clear" w:color="auto" w:fill="FFFFFF"/>
          </w:rPr>
          <w:t xml:space="preserve">human </w:t>
        </w:r>
        <w:r w:rsidRPr="00E150CA">
          <w:rPr>
            <w:rFonts w:ascii="Times New Roman" w:hAnsi="Times New Roman" w:cs="Times New Roman"/>
            <w:color w:val="000000"/>
            <w:shd w:val="clear" w:color="auto" w:fill="FFFFFF"/>
          </w:rPr>
          <w:t>health and climate resilienc</w:t>
        </w:r>
        <w:r>
          <w:rPr>
            <w:rFonts w:ascii="Times New Roman" w:hAnsi="Times New Roman" w:cs="Times New Roman"/>
            <w:color w:val="000000"/>
            <w:shd w:val="clear" w:color="auto" w:fill="FFFFFF"/>
          </w:rPr>
          <w:t>y</w:t>
        </w:r>
        <w:r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themeColor="text1"/>
          </w:rPr>
          <w:t xml:space="preserve">Greenspace </w:t>
        </w:r>
        <w:r>
          <w:rPr>
            <w:rFonts w:ascii="Times New Roman" w:hAnsi="Times New Roman" w:cs="Times New Roman"/>
            <w:color w:val="000000" w:themeColor="text1"/>
          </w:rPr>
          <w:t>has been</w:t>
        </w:r>
        <w:r w:rsidRPr="00E150CA">
          <w:rPr>
            <w:rFonts w:ascii="Times New Roman" w:hAnsi="Times New Roman" w:cs="Times New Roman"/>
            <w:color w:val="000000" w:themeColor="text1"/>
          </w:rPr>
          <w:t xml:space="preserve"> associated with improved mental and physical health</w:t>
        </w:r>
        <w:del w:id="40" w:author="Martin, Greta Katherine" w:date="2025-04-01T13:15:00Z" w16du:dateUtc="2025-04-01T17:15:00Z">
          <w:r w:rsidRPr="00E150CA" w:rsidDel="003F0411">
            <w:rPr>
              <w:rFonts w:ascii="Times New Roman" w:hAnsi="Times New Roman" w:cs="Times New Roman"/>
              <w:color w:val="000000" w:themeColor="text1"/>
            </w:rPr>
            <w:delText>, including reduced all-cause mortality</w:delText>
          </w:r>
        </w:del>
        <w:r>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moveTo>
      <w:r w:rsidR="007B4DCE">
        <w:rPr>
          <w:rFonts w:ascii="Times New Roman" w:hAnsi="Times New Roman" w:cs="Times New Roman"/>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moveTo w:id="41" w:author="Martin, Greta Katherine" w:date="2025-03-27T11:48:00Z" w16du:dateUtc="2025-03-27T15:48:00Z">
        <w:r w:rsidRPr="00E150CA">
          <w:rPr>
            <w:rFonts w:ascii="Times New Roman" w:hAnsi="Times New Roman" w:cs="Times New Roman"/>
            <w:color w:val="000000" w:themeColor="text1"/>
          </w:rPr>
          <w:fldChar w:fldCharType="separate"/>
        </w:r>
      </w:moveTo>
      <w:r w:rsidR="007B4DCE" w:rsidRPr="007B4DCE">
        <w:rPr>
          <w:rFonts w:ascii="Times New Roman" w:hAnsi="Times New Roman" w:cs="Times New Roman"/>
          <w:color w:val="000000"/>
          <w:vertAlign w:val="superscript"/>
        </w:rPr>
        <w:t>4</w:t>
      </w:r>
      <w:moveTo w:id="42" w:author="Martin, Greta Katherine" w:date="2025-03-27T11:48:00Z" w16du:dateUtc="2025-03-27T15:48:00Z">
        <w:r w:rsidRPr="00E150CA">
          <w:rPr>
            <w:rFonts w:ascii="Times New Roman" w:hAnsi="Times New Roman" w:cs="Times New Roman"/>
            <w:color w:val="000000" w:themeColor="text1"/>
          </w:rPr>
          <w:fldChar w:fldCharType="end"/>
        </w:r>
      </w:moveTo>
      <w:ins w:id="43" w:author="Martin, Greta Katherine" w:date="2025-04-01T13:15:00Z" w16du:dateUtc="2025-04-01T17:15:00Z">
        <w:r w:rsidR="003F0411">
          <w:rPr>
            <w:rFonts w:ascii="Times New Roman" w:hAnsi="Times New Roman" w:cs="Times New Roman"/>
            <w:color w:val="000000" w:themeColor="text1"/>
          </w:rPr>
          <w:t xml:space="preserve"> Systematic reviews sup</w:t>
        </w:r>
        <w:r w:rsidR="006422ED">
          <w:rPr>
            <w:rFonts w:ascii="Times New Roman" w:hAnsi="Times New Roman" w:cs="Times New Roman"/>
            <w:color w:val="000000" w:themeColor="text1"/>
          </w:rPr>
          <w:t xml:space="preserve">port an association between increased residential greenspace and </w:t>
        </w:r>
      </w:ins>
      <w:ins w:id="44" w:author="Martin, Greta Katherine" w:date="2025-04-01T13:19:00Z" w16du:dateUtc="2025-04-01T17:19:00Z">
        <w:r w:rsidR="006422ED" w:rsidRPr="006422ED">
          <w:rPr>
            <w:rFonts w:ascii="Times New Roman" w:hAnsi="Times New Roman" w:cs="Times New Roman"/>
            <w:color w:val="000000" w:themeColor="text1"/>
          </w:rPr>
          <w:t>decreased risk of depression and anxiety</w:t>
        </w:r>
      </w:ins>
      <w:ins w:id="45" w:author="Martin, Greta Katherine" w:date="2025-04-01T13:39:00Z" w16du:dateUtc="2025-04-01T17:39:00Z">
        <w:r w:rsidR="00E34A08">
          <w:rPr>
            <w:rFonts w:ascii="Times New Roman" w:hAnsi="Times New Roman" w:cs="Times New Roman"/>
            <w:color w:val="000000" w:themeColor="text1"/>
          </w:rPr>
          <w:t>,</w:t>
        </w:r>
      </w:ins>
      <w:r w:rsidR="006422ED">
        <w:rPr>
          <w:rFonts w:ascii="Times New Roman" w:hAnsi="Times New Roman" w:cs="Times New Roman"/>
          <w:color w:val="000000" w:themeColor="text1"/>
        </w:rPr>
        <w:fldChar w:fldCharType="begin"/>
      </w:r>
      <w:r w:rsidR="006422ED">
        <w:rPr>
          <w:rFonts w:ascii="Times New Roman" w:hAnsi="Times New Roman" w:cs="Times New Roman"/>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rFonts w:ascii="Times New Roman" w:hAnsi="Times New Roman" w:cs="Times New Roman"/>
          <w:color w:val="000000" w:themeColor="text1"/>
        </w:rPr>
        <w:fldChar w:fldCharType="separate"/>
      </w:r>
      <w:r w:rsidR="006422ED" w:rsidRPr="006422ED">
        <w:rPr>
          <w:rFonts w:ascii="Times New Roman" w:hAnsi="Times New Roman" w:cs="Times New Roman"/>
          <w:color w:val="000000"/>
          <w:vertAlign w:val="superscript"/>
        </w:rPr>
        <w:t>5</w:t>
      </w:r>
      <w:r w:rsidR="006422ED">
        <w:rPr>
          <w:rFonts w:ascii="Times New Roman" w:hAnsi="Times New Roman" w:cs="Times New Roman"/>
          <w:color w:val="000000" w:themeColor="text1"/>
        </w:rPr>
        <w:fldChar w:fldCharType="end"/>
      </w:r>
      <w:ins w:id="46" w:author="Martin, Greta Katherine" w:date="2025-04-01T13:23:00Z" w16du:dateUtc="2025-04-01T17:23:00Z">
        <w:r w:rsidR="001F7B29" w:rsidRPr="001F7B29">
          <w:rPr>
            <w:rFonts w:ascii="Times New Roman" w:hAnsi="Times New Roman" w:cs="Times New Roman"/>
            <w:color w:val="000000" w:themeColor="text1"/>
          </w:rPr>
          <w:t xml:space="preserve"> </w:t>
        </w:r>
        <w:r w:rsidR="001F7B29" w:rsidRPr="006422ED">
          <w:rPr>
            <w:rFonts w:ascii="Times New Roman" w:hAnsi="Times New Roman" w:cs="Times New Roman"/>
            <w:color w:val="000000" w:themeColor="text1"/>
          </w:rPr>
          <w:t>low birth weight</w:t>
        </w:r>
      </w:ins>
      <w:ins w:id="47" w:author="Martin, Greta Katherine" w:date="2025-04-01T13:39:00Z" w16du:dateUtc="2025-04-01T17:39:00Z">
        <w:r w:rsidR="00E34A08">
          <w:rPr>
            <w:rFonts w:ascii="Times New Roman" w:hAnsi="Times New Roman" w:cs="Times New Roman"/>
            <w:color w:val="000000" w:themeColor="text1"/>
          </w:rPr>
          <w:t>,</w:t>
        </w:r>
      </w:ins>
      <w:r w:rsidR="001E1F53">
        <w:rPr>
          <w:rFonts w:ascii="Times New Roman" w:hAnsi="Times New Roman" w:cs="Times New Roman"/>
          <w:color w:val="000000" w:themeColor="text1"/>
        </w:rPr>
        <w:fldChar w:fldCharType="begin"/>
      </w:r>
      <w:r w:rsidR="001E1F53">
        <w:rPr>
          <w:rFonts w:ascii="Times New Roman" w:hAnsi="Times New Roman" w:cs="Times New Roman"/>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rFonts w:ascii="Times New Roman" w:hAnsi="Times New Roman" w:cs="Times New Roman"/>
          <w:color w:val="000000" w:themeColor="text1"/>
        </w:rPr>
        <w:fldChar w:fldCharType="separate"/>
      </w:r>
      <w:r w:rsidR="001E1F53" w:rsidRPr="001E1F53">
        <w:rPr>
          <w:rFonts w:ascii="Times New Roman" w:hAnsi="Times New Roman" w:cs="Times New Roman"/>
          <w:color w:val="000000"/>
          <w:vertAlign w:val="superscript"/>
        </w:rPr>
        <w:t>6</w:t>
      </w:r>
      <w:r w:rsidR="001E1F53">
        <w:rPr>
          <w:rFonts w:ascii="Times New Roman" w:hAnsi="Times New Roman" w:cs="Times New Roman"/>
          <w:color w:val="000000" w:themeColor="text1"/>
        </w:rPr>
        <w:fldChar w:fldCharType="end"/>
      </w:r>
      <w:del w:id="48" w:author="Martin, Greta Katherine" w:date="2025-04-01T13:31:00Z" w16du:dateUtc="2025-04-01T17:31:00Z">
        <w:r w:rsidR="001E1F53" w:rsidDel="001E1F53">
          <w:rPr>
            <w:rFonts w:ascii="Times New Roman" w:hAnsi="Times New Roman" w:cs="Times New Roman"/>
            <w:color w:val="000000" w:themeColor="text1"/>
          </w:rPr>
          <w:fldChar w:fldCharType="begin"/>
        </w:r>
        <w:r w:rsidR="001E1F53" w:rsidDel="001E1F53">
          <w:rPr>
            <w:rFonts w:ascii="Times New Roman" w:hAnsi="Times New Roman" w:cs="Times New Roman"/>
            <w:color w:val="000000" w:themeColor="text1"/>
          </w:rPr>
          <w:delInstrText xml:space="preserve"> ADDIN ZOTERO_TEMP </w:delInstrText>
        </w:r>
        <w:r w:rsidR="001E1F53" w:rsidDel="001E1F53">
          <w:rPr>
            <w:rFonts w:ascii="Times New Roman" w:hAnsi="Times New Roman" w:cs="Times New Roman"/>
            <w:color w:val="000000" w:themeColor="text1"/>
          </w:rPr>
          <w:fldChar w:fldCharType="separate"/>
        </w:r>
        <w:r w:rsidR="001E1F53" w:rsidDel="001E1F53">
          <w:rPr>
            <w:rFonts w:ascii="Times New Roman" w:hAnsi="Times New Roman" w:cs="Times New Roman"/>
            <w:noProof/>
            <w:color w:val="000000" w:themeColor="text1"/>
          </w:rPr>
          <w:delText>{Citation}</w:delText>
        </w:r>
        <w:r w:rsidR="001E1F53" w:rsidDel="001E1F53">
          <w:rPr>
            <w:rFonts w:ascii="Times New Roman" w:hAnsi="Times New Roman" w:cs="Times New Roman"/>
            <w:color w:val="000000" w:themeColor="text1"/>
          </w:rPr>
          <w:fldChar w:fldCharType="end"/>
        </w:r>
      </w:del>
      <w:ins w:id="49" w:author="Martin, Greta Katherine" w:date="2025-04-01T13:23:00Z" w16du:dateUtc="2025-04-01T17:23:00Z">
        <w:r w:rsidR="001F7B29">
          <w:rPr>
            <w:rFonts w:ascii="Times New Roman" w:hAnsi="Times New Roman" w:cs="Times New Roman"/>
            <w:color w:val="000000" w:themeColor="text1"/>
          </w:rPr>
          <w:t xml:space="preserve"> </w:t>
        </w:r>
      </w:ins>
      <w:ins w:id="50" w:author="Martin, Greta Katherine" w:date="2025-04-01T13:40:00Z" w16du:dateUtc="2025-04-01T17:40:00Z">
        <w:r w:rsidR="00E34A08" w:rsidRPr="006422ED">
          <w:rPr>
            <w:rFonts w:ascii="Times New Roman" w:hAnsi="Times New Roman" w:cs="Times New Roman"/>
            <w:color w:val="000000" w:themeColor="text1"/>
          </w:rPr>
          <w:t xml:space="preserve">cardiovascular </w:t>
        </w:r>
        <w:r w:rsidR="00E34A08">
          <w:rPr>
            <w:rFonts w:ascii="Times New Roman" w:hAnsi="Times New Roman" w:cs="Times New Roman"/>
            <w:color w:val="000000" w:themeColor="text1"/>
          </w:rPr>
          <w:t>events,</w:t>
        </w:r>
        <w:r w:rsidR="00E34A08" w:rsidRPr="006422ED">
          <w:rPr>
            <w:rFonts w:ascii="Times New Roman" w:hAnsi="Times New Roman" w:cs="Times New Roman"/>
            <w:color w:val="000000" w:themeColor="text1"/>
          </w:rPr>
          <w:fldChar w:fldCharType="begin"/>
        </w:r>
      </w:ins>
      <w:r w:rsidR="00B050E8">
        <w:rPr>
          <w:rFonts w:ascii="Times New Roman" w:hAnsi="Times New Roman" w:cs="Times New Roman"/>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ins w:id="51" w:author="Martin, Greta Katherine" w:date="2025-04-01T13:40:00Z" w16du:dateUtc="2025-04-01T17:40:00Z">
        <w:r w:rsidR="00E34A08" w:rsidRPr="006422ED">
          <w:rPr>
            <w:rFonts w:ascii="Times New Roman" w:hAnsi="Times New Roman" w:cs="Times New Roman"/>
            <w:color w:val="000000" w:themeColor="text1"/>
          </w:rPr>
          <w:fldChar w:fldCharType="separate"/>
        </w:r>
      </w:ins>
      <w:r w:rsidR="00B050E8" w:rsidRPr="00B050E8">
        <w:rPr>
          <w:rFonts w:ascii="Times New Roman" w:hAnsi="Times New Roman" w:cs="Times New Roman"/>
          <w:color w:val="000000"/>
          <w:vertAlign w:val="superscript"/>
        </w:rPr>
        <w:t>7</w:t>
      </w:r>
      <w:ins w:id="52" w:author="Martin, Greta Katherine" w:date="2025-04-01T13:40:00Z" w16du:dateUtc="2025-04-01T17:40:00Z">
        <w:r w:rsidR="00E34A08" w:rsidRPr="006422ED">
          <w:rPr>
            <w:rFonts w:ascii="Times New Roman" w:hAnsi="Times New Roman" w:cs="Times New Roman"/>
            <w:color w:val="000000" w:themeColor="text1"/>
          </w:rPr>
          <w:fldChar w:fldCharType="end"/>
        </w:r>
        <w:r w:rsidR="00E34A08">
          <w:rPr>
            <w:rFonts w:ascii="Times New Roman" w:hAnsi="Times New Roman" w:cs="Times New Roman"/>
            <w:color w:val="000000" w:themeColor="text1"/>
          </w:rPr>
          <w:t xml:space="preserve"> </w:t>
        </w:r>
      </w:ins>
      <w:ins w:id="53" w:author="Martin, Greta Katherine" w:date="2025-04-01T13:23:00Z" w16du:dateUtc="2025-04-01T17:23:00Z">
        <w:r w:rsidR="001F7B29" w:rsidRPr="006422ED">
          <w:rPr>
            <w:rFonts w:ascii="Times New Roman" w:hAnsi="Times New Roman" w:cs="Times New Roman"/>
            <w:color w:val="000000" w:themeColor="text1"/>
          </w:rPr>
          <w:t>lung and prostate cancer mortality</w:t>
        </w:r>
      </w:ins>
      <w:ins w:id="54" w:author="Martin, Greta Katherine" w:date="2025-04-01T13:39:00Z" w16du:dateUtc="2025-04-01T17:39:00Z">
        <w:r w:rsidR="00E34A08">
          <w:rPr>
            <w:rFonts w:ascii="Times New Roman" w:hAnsi="Times New Roman" w:cs="Times New Roman"/>
            <w:color w:val="000000" w:themeColor="text1"/>
          </w:rPr>
          <w:t>,</w:t>
        </w:r>
      </w:ins>
      <w:ins w:id="55" w:author="Martin, Greta Katherine" w:date="2025-04-01T13:23:00Z" w16du:dateUtc="2025-04-01T17:23:00Z">
        <w:r w:rsidR="001F7B29" w:rsidRPr="006422ED">
          <w:rPr>
            <w:rFonts w:ascii="Times New Roman" w:hAnsi="Times New Roman" w:cs="Times New Roman"/>
            <w:color w:val="000000" w:themeColor="text1"/>
          </w:rPr>
          <w:fldChar w:fldCharType="begin"/>
        </w:r>
      </w:ins>
      <w:r w:rsidR="00B050E8">
        <w:rPr>
          <w:rFonts w:ascii="Times New Roman" w:hAnsi="Times New Roman" w:cs="Times New Roman"/>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ins w:id="56" w:author="Martin, Greta Katherine" w:date="2025-04-01T13:23:00Z" w16du:dateUtc="2025-04-01T17:23:00Z">
        <w:r w:rsidR="001F7B29" w:rsidRPr="006422ED">
          <w:rPr>
            <w:rFonts w:ascii="Times New Roman" w:hAnsi="Times New Roman" w:cs="Times New Roman"/>
            <w:color w:val="000000" w:themeColor="text1"/>
          </w:rPr>
          <w:fldChar w:fldCharType="separate"/>
        </w:r>
      </w:ins>
      <w:r w:rsidR="00B050E8" w:rsidRPr="00B050E8">
        <w:rPr>
          <w:rFonts w:ascii="Times New Roman" w:hAnsi="Times New Roman" w:cs="Times New Roman"/>
          <w:color w:val="000000"/>
          <w:vertAlign w:val="superscript"/>
        </w:rPr>
        <w:t>8</w:t>
      </w:r>
      <w:ins w:id="57" w:author="Martin, Greta Katherine" w:date="2025-04-01T13:23:00Z" w16du:dateUtc="2025-04-01T17:23:00Z">
        <w:r w:rsidR="001F7B29" w:rsidRPr="006422ED">
          <w:rPr>
            <w:rFonts w:ascii="Times New Roman" w:hAnsi="Times New Roman" w:cs="Times New Roman"/>
            <w:color w:val="000000" w:themeColor="text1"/>
          </w:rPr>
          <w:fldChar w:fldCharType="end"/>
        </w:r>
        <w:r w:rsidR="001F7B29">
          <w:rPr>
            <w:rFonts w:ascii="Times New Roman" w:hAnsi="Times New Roman" w:cs="Times New Roman"/>
            <w:color w:val="000000" w:themeColor="text1"/>
          </w:rPr>
          <w:t xml:space="preserve"> </w:t>
        </w:r>
      </w:ins>
      <w:ins w:id="58" w:author="Martin, Greta Katherine" w:date="2025-04-01T13:39:00Z" w16du:dateUtc="2025-04-01T17:39:00Z">
        <w:r w:rsidR="00E34A08" w:rsidRPr="006422ED">
          <w:rPr>
            <w:rFonts w:ascii="Times New Roman" w:hAnsi="Times New Roman" w:cs="Times New Roman"/>
            <w:color w:val="000000" w:themeColor="text1"/>
          </w:rPr>
          <w:t>and all-cause mortalit</w:t>
        </w:r>
      </w:ins>
      <w:ins w:id="59" w:author="Martin, Greta Katherine" w:date="2025-04-01T13:40:00Z" w16du:dateUtc="2025-04-01T17:40:00Z">
        <w:r w:rsidR="00E34A08">
          <w:rPr>
            <w:rFonts w:ascii="Times New Roman" w:hAnsi="Times New Roman" w:cs="Times New Roman"/>
            <w:color w:val="000000" w:themeColor="text1"/>
          </w:rPr>
          <w:t>y</w:t>
        </w:r>
      </w:ins>
      <w:ins w:id="60" w:author="Martin, Greta Katherine" w:date="2025-04-01T14:20:00Z" w16du:dateUtc="2025-04-01T18:20:00Z">
        <w:r w:rsidR="00FF7320">
          <w:rPr>
            <w:rFonts w:ascii="Times New Roman" w:hAnsi="Times New Roman" w:cs="Times New Roman"/>
            <w:color w:val="000000" w:themeColor="text1"/>
          </w:rPr>
          <w:t>.</w:t>
        </w:r>
      </w:ins>
      <w:r w:rsidR="00E34A08">
        <w:rPr>
          <w:rFonts w:ascii="Times New Roman" w:hAnsi="Times New Roman" w:cs="Times New Roman"/>
          <w:color w:val="000000" w:themeColor="text1"/>
        </w:rPr>
        <w:fldChar w:fldCharType="begin"/>
      </w:r>
      <w:r w:rsidR="00B050E8">
        <w:rPr>
          <w:rFonts w:ascii="Times New Roman" w:hAnsi="Times New Roman" w:cs="Times New Roman"/>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rFonts w:ascii="Times New Roman" w:hAnsi="Times New Roman" w:cs="Times New Roman"/>
          <w:color w:val="000000" w:themeColor="text1"/>
        </w:rPr>
        <w:fldChar w:fldCharType="separate"/>
      </w:r>
      <w:r w:rsidR="00B050E8" w:rsidRPr="00B050E8">
        <w:rPr>
          <w:rFonts w:ascii="Times New Roman" w:hAnsi="Times New Roman" w:cs="Times New Roman"/>
          <w:color w:val="000000"/>
          <w:vertAlign w:val="superscript"/>
        </w:rPr>
        <w:t>9</w:t>
      </w:r>
      <w:r w:rsidR="00E34A08">
        <w:rPr>
          <w:rFonts w:ascii="Times New Roman" w:hAnsi="Times New Roman" w:cs="Times New Roman"/>
          <w:color w:val="000000" w:themeColor="text1"/>
        </w:rPr>
        <w:fldChar w:fldCharType="end"/>
      </w:r>
      <w:ins w:id="61" w:author="Martin, Greta Katherine" w:date="2025-04-01T13:18:00Z">
        <w:r w:rsidR="006422ED" w:rsidRPr="006422ED">
          <w:rPr>
            <w:rFonts w:ascii="Times New Roman" w:hAnsi="Times New Roman" w:cs="Times New Roman"/>
            <w:color w:val="000000" w:themeColor="text1"/>
          </w:rPr>
          <w:t xml:space="preserve"> </w:t>
        </w:r>
      </w:ins>
      <w:moveTo w:id="62" w:author="Martin, Greta Katherine" w:date="2025-03-27T11:48:00Z" w16du:dateUtc="2025-03-27T15:48:00Z">
        <w:del w:id="63" w:author="Martin, Greta Katherine" w:date="2025-04-01T13:24:00Z" w16du:dateUtc="2025-04-01T17:24:00Z">
          <w:r w:rsidRPr="00E150CA" w:rsidDel="001F7B29">
            <w:rPr>
              <w:rFonts w:ascii="Times New Roman" w:hAnsi="Times New Roman" w:cs="Times New Roman"/>
              <w:color w:val="000000" w:themeColor="text1"/>
            </w:rPr>
            <w:delText xml:space="preserve"> </w:delText>
          </w:r>
        </w:del>
        <w:r w:rsidRPr="00E150CA">
          <w:rPr>
            <w:rFonts w:ascii="Times New Roman" w:hAnsi="Times New Roman" w:cs="Times New Roman"/>
            <w:color w:val="000000" w:themeColor="text1"/>
          </w:rPr>
          <w:t>While less studied, blue space has also been linked to improved health</w:t>
        </w:r>
        <w:r>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moveTo>
      <w:r w:rsidR="00E34A08">
        <w:rPr>
          <w:rFonts w:ascii="Times New Roman" w:hAnsi="Times New Roman" w:cs="Times New Roman"/>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moveTo w:id="64" w:author="Martin, Greta Katherine" w:date="2025-03-27T11:48:00Z" w16du:dateUtc="2025-03-27T15:48:00Z">
        <w:r w:rsidRPr="00E150CA">
          <w:rPr>
            <w:rFonts w:ascii="Times New Roman" w:hAnsi="Times New Roman" w:cs="Times New Roman"/>
            <w:color w:val="000000" w:themeColor="text1"/>
          </w:rPr>
          <w:fldChar w:fldCharType="separate"/>
        </w:r>
      </w:moveTo>
      <w:r w:rsidR="00E34A08" w:rsidRPr="00E34A08">
        <w:rPr>
          <w:rFonts w:ascii="Times New Roman" w:hAnsi="Times New Roman" w:cs="Times New Roman"/>
          <w:color w:val="000000"/>
          <w:vertAlign w:val="superscript"/>
        </w:rPr>
        <w:t>10</w:t>
      </w:r>
      <w:moveTo w:id="65" w:author="Martin, Greta Katherine" w:date="2025-03-27T11:48:00Z" w16du:dateUtc="2025-03-27T15:48:00Z">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Urban </w:t>
        </w:r>
        <w:r>
          <w:rPr>
            <w:rFonts w:ascii="Times New Roman" w:hAnsi="Times New Roman" w:cs="Times New Roman"/>
            <w:color w:val="000000" w:themeColor="text1"/>
          </w:rPr>
          <w:t>green and blue spaces</w:t>
        </w:r>
        <w:r w:rsidRPr="00E150CA">
          <w:rPr>
            <w:rFonts w:ascii="Times New Roman" w:hAnsi="Times New Roman" w:cs="Times New Roman"/>
            <w:color w:val="000000" w:themeColor="text1"/>
          </w:rPr>
          <w:t xml:space="preserve"> </w:t>
        </w:r>
        <w:r>
          <w:rPr>
            <w:rFonts w:ascii="Times New Roman" w:hAnsi="Times New Roman" w:cs="Times New Roman"/>
            <w:color w:val="000000" w:themeColor="text1"/>
          </w:rPr>
          <w:t>have</w:t>
        </w:r>
        <w:r w:rsidRPr="00E150C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also been </w:t>
        </w:r>
        <w:r w:rsidRPr="00E150CA">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Pr>
            <w:rFonts w:ascii="Times New Roman" w:hAnsi="Times New Roman" w:cs="Times New Roman"/>
            <w:color w:val="000000" w:themeColor="text1"/>
          </w:rPr>
          <w:t>radiation.</w:t>
        </w:r>
        <w:r w:rsidRPr="00E150CA">
          <w:rPr>
            <w:rFonts w:ascii="Times New Roman" w:hAnsi="Times New Roman" w:cs="Times New Roman"/>
            <w:color w:val="000000" w:themeColor="text1"/>
          </w:rPr>
          <w:fldChar w:fldCharType="begin"/>
        </w:r>
      </w:moveTo>
      <w:r w:rsidR="00E34A08">
        <w:rPr>
          <w:rFonts w:ascii="Times New Roman" w:hAnsi="Times New Roman" w:cs="Times New Roman"/>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moveTo w:id="66" w:author="Martin, Greta Katherine" w:date="2025-03-27T11:48:00Z" w16du:dateUtc="2025-03-27T15:48:00Z">
        <w:r w:rsidRPr="00E150CA">
          <w:rPr>
            <w:rFonts w:ascii="Times New Roman" w:hAnsi="Times New Roman" w:cs="Times New Roman"/>
            <w:color w:val="000000" w:themeColor="text1"/>
          </w:rPr>
          <w:fldChar w:fldCharType="separate"/>
        </w:r>
      </w:moveTo>
      <w:r w:rsidR="00E34A08" w:rsidRPr="00E34A08">
        <w:rPr>
          <w:rFonts w:ascii="Times New Roman" w:hAnsi="Times New Roman" w:cs="Times New Roman"/>
          <w:color w:val="000000"/>
          <w:vertAlign w:val="superscript"/>
        </w:rPr>
        <w:t>11–14</w:t>
      </w:r>
      <w:moveTo w:id="67" w:author="Martin, Greta Katherine" w:date="2025-03-27T11:48:00Z" w16du:dateUtc="2025-03-27T15:48:00Z">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Greenspace has generally been the focus of urban nature policies and interventions, as it is more feasible to </w:t>
        </w:r>
        <w:r>
          <w:rPr>
            <w:rFonts w:ascii="Times New Roman" w:hAnsi="Times New Roman" w:cs="Times New Roman"/>
            <w:color w:val="000000" w:themeColor="text1"/>
          </w:rPr>
          <w:t>create</w:t>
        </w:r>
        <w:r w:rsidRPr="00E150CA">
          <w:rPr>
            <w:rFonts w:ascii="Times New Roman" w:hAnsi="Times New Roman" w:cs="Times New Roman"/>
            <w:color w:val="000000" w:themeColor="text1"/>
          </w:rPr>
          <w:t xml:space="preserve"> than blue space.</w:t>
        </w:r>
      </w:moveTo>
      <w:ins w:id="68" w:author="Martin, Greta Katherine" w:date="2025-04-01T11:33:00Z" w16du:dateUtc="2025-04-01T15:33:00Z">
        <w:r w:rsidR="007A02E0">
          <w:rPr>
            <w:rFonts w:ascii="Times New Roman" w:hAnsi="Times New Roman" w:cs="Times New Roman"/>
            <w:color w:val="000000" w:themeColor="text1"/>
          </w:rPr>
          <w:t xml:space="preserve"> Th</w:t>
        </w:r>
      </w:ins>
      <w:ins w:id="69" w:author="Martin, Greta Katherine" w:date="2025-04-01T11:36:00Z" w16du:dateUtc="2025-04-01T15:36:00Z">
        <w:r w:rsidR="007A02E0">
          <w:rPr>
            <w:rFonts w:ascii="Times New Roman" w:hAnsi="Times New Roman" w:cs="Times New Roman"/>
            <w:color w:val="000000" w:themeColor="text1"/>
          </w:rPr>
          <w:t>re</w:t>
        </w:r>
      </w:ins>
      <w:ins w:id="70" w:author="Martin, Greta Katherine" w:date="2025-04-01T11:33:00Z" w16du:dateUtc="2025-04-01T15:33:00Z">
        <w:r w:rsidR="007A02E0">
          <w:rPr>
            <w:rFonts w:ascii="Times New Roman" w:hAnsi="Times New Roman" w:cs="Times New Roman"/>
            <w:color w:val="000000" w:themeColor="text1"/>
          </w:rPr>
          <w:t xml:space="preserve">e main </w:t>
        </w:r>
      </w:ins>
      <w:ins w:id="71" w:author="Martin, Greta Katherine" w:date="2025-04-01T11:36:00Z" w16du:dateUtc="2025-04-01T15:36:00Z">
        <w:r w:rsidR="007A02E0">
          <w:rPr>
            <w:rFonts w:ascii="Times New Roman" w:hAnsi="Times New Roman" w:cs="Times New Roman"/>
            <w:color w:val="000000" w:themeColor="text1"/>
          </w:rPr>
          <w:t>pathways have been hypothesized to link greenspace with health: reduced environmental harm (</w:t>
        </w:r>
      </w:ins>
      <w:ins w:id="72" w:author="Martin, Greta Katherine" w:date="2025-04-01T11:37:00Z" w16du:dateUtc="2025-04-01T15:37:00Z">
        <w:r w:rsidR="007A02E0">
          <w:rPr>
            <w:rFonts w:ascii="Times New Roman" w:hAnsi="Times New Roman" w:cs="Times New Roman"/>
            <w:color w:val="000000" w:themeColor="text1"/>
          </w:rPr>
          <w:t>i.e.</w:t>
        </w:r>
      </w:ins>
      <w:ins w:id="73" w:author="Martin, Greta Katherine" w:date="2025-04-01T11:36:00Z" w16du:dateUtc="2025-04-01T15:36:00Z">
        <w:r w:rsidR="007A02E0">
          <w:rPr>
            <w:rFonts w:ascii="Times New Roman" w:hAnsi="Times New Roman" w:cs="Times New Roman"/>
            <w:color w:val="000000" w:themeColor="text1"/>
          </w:rPr>
          <w:t xml:space="preserve"> </w:t>
        </w:r>
        <w:r w:rsidR="007A02E0" w:rsidRPr="00133807">
          <w:rPr>
            <w:rFonts w:ascii="Times New Roman" w:hAnsi="Times New Roman" w:cs="Times New Roman"/>
            <w:color w:val="000000"/>
          </w:rPr>
          <w:t>less heat, noise, and air pollution), restor</w:t>
        </w:r>
      </w:ins>
      <w:ins w:id="74" w:author="Martin, Greta Katherine" w:date="2025-04-01T11:37:00Z" w16du:dateUtc="2025-04-01T15:37:00Z">
        <w:r w:rsidR="007A02E0">
          <w:rPr>
            <w:rFonts w:ascii="Times New Roman" w:hAnsi="Times New Roman" w:cs="Times New Roman"/>
            <w:color w:val="000000"/>
          </w:rPr>
          <w:t>ation</w:t>
        </w:r>
      </w:ins>
      <w:ins w:id="75" w:author="Martin, Greta Katherine" w:date="2025-04-01T11:36:00Z" w16du:dateUtc="2025-04-01T15:36:00Z">
        <w:r w:rsidR="007A02E0" w:rsidRPr="00133807">
          <w:rPr>
            <w:rFonts w:ascii="Times New Roman" w:hAnsi="Times New Roman" w:cs="Times New Roman"/>
            <w:color w:val="000000"/>
          </w:rPr>
          <w:t xml:space="preserve"> capacities (i.e. reduced stress), and building capacities (i.e. increased physical activity and social gathering)</w:t>
        </w:r>
      </w:ins>
      <w:ins w:id="76" w:author="Martin, Greta Katherine" w:date="2025-04-01T11:58:00Z" w16du:dateUtc="2025-04-01T15:58:00Z">
        <w:r w:rsidR="005E459E">
          <w:rPr>
            <w:rFonts w:ascii="Times New Roman" w:hAnsi="Times New Roman" w:cs="Times New Roman"/>
            <w:color w:val="000000"/>
          </w:rPr>
          <w:t>.</w:t>
        </w:r>
      </w:ins>
      <w:r w:rsidR="007B4DCE">
        <w:rPr>
          <w:rFonts w:ascii="Times New Roman" w:hAnsi="Times New Roman" w:cs="Times New Roman"/>
          <w:color w:val="000000"/>
        </w:rPr>
        <w:fldChar w:fldCharType="begin"/>
      </w:r>
      <w:r w:rsidR="00E34A08">
        <w:rPr>
          <w:rFonts w:ascii="Times New Roman" w:hAnsi="Times New Roman" w:cs="Times New Roman"/>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rFonts w:ascii="Times New Roman" w:hAnsi="Times New Roman" w:cs="Times New Roman"/>
          <w:color w:val="000000"/>
        </w:rPr>
        <w:fldChar w:fldCharType="separate"/>
      </w:r>
      <w:r w:rsidR="00E34A08" w:rsidRPr="00E34A08">
        <w:rPr>
          <w:rFonts w:ascii="Times New Roman" w:hAnsi="Times New Roman" w:cs="Times New Roman"/>
          <w:color w:val="000000"/>
          <w:vertAlign w:val="superscript"/>
        </w:rPr>
        <w:t>15</w:t>
      </w:r>
      <w:r w:rsidR="007B4DCE">
        <w:rPr>
          <w:rFonts w:ascii="Times New Roman" w:hAnsi="Times New Roman" w:cs="Times New Roman"/>
          <w:color w:val="000000"/>
        </w:rPr>
        <w:fldChar w:fldCharType="end"/>
      </w:r>
      <w:ins w:id="77" w:author="Martin, Greta Katherine" w:date="2025-04-01T11:58:00Z" w16du:dateUtc="2025-04-01T15:58:00Z">
        <w:r w:rsidR="00722DE3">
          <w:rPr>
            <w:rFonts w:ascii="Times New Roman" w:hAnsi="Times New Roman" w:cs="Times New Roman"/>
            <w:color w:val="000000"/>
          </w:rPr>
          <w:t xml:space="preserve"> </w:t>
        </w:r>
      </w:ins>
      <w:ins w:id="78" w:author="Martin, Greta Katherine" w:date="2025-04-01T11:59:00Z" w16du:dateUtc="2025-04-01T15:59:00Z">
        <w:r w:rsidR="00722DE3">
          <w:rPr>
            <w:rFonts w:ascii="Times New Roman" w:hAnsi="Times New Roman" w:cs="Times New Roman"/>
            <w:color w:val="000000"/>
          </w:rPr>
          <w:t xml:space="preserve">Mediation studies of have </w:t>
        </w:r>
        <w:r w:rsidR="00722DE3" w:rsidRPr="00133807">
          <w:rPr>
            <w:rFonts w:ascii="Times New Roman" w:hAnsi="Times New Roman" w:cs="Times New Roman"/>
            <w:color w:val="000000"/>
          </w:rPr>
          <w:t>found evidence that greenspace is associated with health through better air quality, increased physical activity, and reduced stress</w:t>
        </w:r>
      </w:ins>
      <w:ins w:id="79" w:author="Martin, Greta Katherine" w:date="2025-04-01T12:00:00Z" w16du:dateUtc="2025-04-01T16:00:00Z">
        <w:r w:rsidR="00722DE3">
          <w:rPr>
            <w:rFonts w:ascii="Times New Roman" w:hAnsi="Times New Roman" w:cs="Times New Roman"/>
            <w:color w:val="000000"/>
          </w:rPr>
          <w:t>.</w:t>
        </w:r>
      </w:ins>
      <w:r w:rsidR="00722DE3">
        <w:rPr>
          <w:rFonts w:ascii="Times New Roman" w:hAnsi="Times New Roman" w:cs="Times New Roman"/>
          <w:color w:val="000000"/>
        </w:rPr>
        <w:fldChar w:fldCharType="begin"/>
      </w:r>
      <w:r w:rsidR="00E34A08">
        <w:rPr>
          <w:rFonts w:ascii="Times New Roman" w:hAnsi="Times New Roman" w:cs="Times New Roman"/>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rFonts w:ascii="Times New Roman" w:hAnsi="Times New Roman" w:cs="Times New Roman"/>
          <w:color w:val="000000"/>
        </w:rPr>
        <w:fldChar w:fldCharType="separate"/>
      </w:r>
      <w:r w:rsidR="00E34A08" w:rsidRPr="00E34A08">
        <w:rPr>
          <w:rFonts w:ascii="Times New Roman" w:hAnsi="Times New Roman" w:cs="Times New Roman"/>
          <w:color w:val="000000"/>
          <w:vertAlign w:val="superscript"/>
        </w:rPr>
        <w:t>16</w:t>
      </w:r>
      <w:r w:rsidR="00722DE3">
        <w:rPr>
          <w:rFonts w:ascii="Times New Roman" w:hAnsi="Times New Roman" w:cs="Times New Roman"/>
          <w:color w:val="000000"/>
        </w:rPr>
        <w:fldChar w:fldCharType="end"/>
      </w:r>
      <w:ins w:id="80" w:author="Martin, Greta Katherine" w:date="2025-04-01T11:59:00Z" w16du:dateUtc="2025-04-01T15:59:00Z">
        <w:r w:rsidR="00722DE3" w:rsidDel="007B4DCE">
          <w:rPr>
            <w:rFonts w:ascii="Times New Roman" w:hAnsi="Times New Roman" w:cs="Times New Roman"/>
            <w:color w:val="000000"/>
          </w:rPr>
          <w:t xml:space="preserve"> </w:t>
        </w:r>
      </w:ins>
      <w:del w:id="81" w:author="Martin, Greta Katherine" w:date="2025-04-01T11:42:00Z" w16du:dateUtc="2025-04-01T15:42:00Z">
        <w:r w:rsidR="007B4DCE" w:rsidDel="007B4DCE">
          <w:rPr>
            <w:rFonts w:ascii="Times New Roman" w:hAnsi="Times New Roman" w:cs="Times New Roman"/>
            <w:color w:val="000000"/>
          </w:rPr>
          <w:fldChar w:fldCharType="begin"/>
        </w:r>
        <w:r w:rsidR="007B4DCE" w:rsidDel="007B4DCE">
          <w:rPr>
            <w:rFonts w:ascii="Times New Roman" w:hAnsi="Times New Roman" w:cs="Times New Roman"/>
            <w:color w:val="000000"/>
          </w:rPr>
          <w:delInstrText xml:space="preserve"> ADDIN ZOTERO_TEMP </w:delInstrText>
        </w:r>
        <w:r w:rsidR="007B4DCE" w:rsidDel="007B4DCE">
          <w:rPr>
            <w:rFonts w:ascii="Times New Roman" w:hAnsi="Times New Roman" w:cs="Times New Roman"/>
            <w:color w:val="000000"/>
          </w:rPr>
          <w:fldChar w:fldCharType="separate"/>
        </w:r>
        <w:r w:rsidR="007B4DCE" w:rsidDel="007B4DCE">
          <w:rPr>
            <w:rFonts w:ascii="Times New Roman" w:hAnsi="Times New Roman" w:cs="Times New Roman"/>
            <w:noProof/>
            <w:color w:val="000000"/>
          </w:rPr>
          <w:delText>{Citation}</w:delText>
        </w:r>
        <w:r w:rsidR="007B4DCE" w:rsidDel="007B4DCE">
          <w:rPr>
            <w:rFonts w:ascii="Times New Roman" w:hAnsi="Times New Roman" w:cs="Times New Roman"/>
            <w:color w:val="000000"/>
          </w:rPr>
          <w:fldChar w:fldCharType="end"/>
        </w:r>
      </w:del>
    </w:p>
    <w:p w14:paraId="1F1269C5" w14:textId="77777777" w:rsidR="00AB1FFE" w:rsidRDefault="00AB1FFE" w:rsidP="00AB1FFE">
      <w:pPr>
        <w:rPr>
          <w:ins w:id="82" w:author="Martin, Greta Katherine" w:date="2025-03-27T11:49:00Z" w16du:dateUtc="2025-03-27T15:49:00Z"/>
          <w:moveTo w:id="83" w:author="Martin, Greta Katherine" w:date="2025-03-27T11:48:00Z" w16du:dateUtc="2025-03-27T15:48:00Z"/>
          <w:rFonts w:ascii="Times New Roman" w:hAnsi="Times New Roman" w:cs="Times New Roman"/>
          <w:color w:val="000000" w:themeColor="text1"/>
        </w:rPr>
      </w:pPr>
    </w:p>
    <w:moveToRangeEnd w:id="38"/>
    <w:p w14:paraId="59F2B528" w14:textId="77777777" w:rsidR="00AB1FFE" w:rsidDel="007A02E0" w:rsidRDefault="00AB1FFE" w:rsidP="007B6224">
      <w:pPr>
        <w:rPr>
          <w:del w:id="84" w:author="Martin, Greta Katherine" w:date="2025-04-01T11:30:00Z" w16du:dateUtc="2025-04-01T15:30:00Z"/>
          <w:rFonts w:ascii="Times New Roman" w:hAnsi="Times New Roman" w:cs="Times New Roman"/>
          <w:color w:val="000000" w:themeColor="text1"/>
        </w:rPr>
      </w:pPr>
    </w:p>
    <w:p w14:paraId="02B1D303" w14:textId="77777777" w:rsidR="00580922" w:rsidRDefault="00580922" w:rsidP="007B6224">
      <w:pPr>
        <w:rPr>
          <w:rFonts w:ascii="Times New Roman" w:hAnsi="Times New Roman" w:cs="Times New Roman"/>
          <w:color w:val="000000" w:themeColor="text1"/>
        </w:rPr>
      </w:pPr>
    </w:p>
    <w:p w14:paraId="69B3D446" w14:textId="5CC71413" w:rsidR="00AE765C" w:rsidRDefault="00791C22" w:rsidP="007B6224">
      <w:pPr>
        <w:rPr>
          <w:rFonts w:ascii="Times New Roman" w:hAnsi="Times New Roman" w:cs="Times New Roman"/>
          <w:color w:val="000000"/>
          <w:shd w:val="clear" w:color="auto" w:fill="FFFFFF"/>
        </w:rPr>
      </w:pPr>
      <w:r>
        <w:rPr>
          <w:rFonts w:ascii="Times New Roman" w:hAnsi="Times New Roman" w:cs="Times New Roman"/>
          <w:color w:val="000000" w:themeColor="text1"/>
        </w:rPr>
        <w:t>Studies linking greenspace to reductions in mortality have generally use the Normalized Difference Vegetation Index (NDVI). NDVI is a satellite-derived measure that uses red and near-infrared light waves to</w:t>
      </w:r>
      <w:r w:rsidR="00B66810">
        <w:rPr>
          <w:rFonts w:ascii="Times New Roman" w:hAnsi="Times New Roman" w:cs="Times New Roman"/>
          <w:color w:val="000000" w:themeColor="text1"/>
        </w:rPr>
        <w:t xml:space="preserve"> determine the health and density of vegetation.</w:t>
      </w:r>
      <w:r w:rsidR="00B66810">
        <w:rPr>
          <w:rFonts w:ascii="Times New Roman" w:hAnsi="Times New Roman" w:cs="Times New Roman"/>
          <w:color w:val="000000" w:themeColor="text1"/>
        </w:rPr>
        <w:fldChar w:fldCharType="begin"/>
      </w:r>
      <w:r w:rsidR="00E34A08">
        <w:rPr>
          <w:rFonts w:ascii="Times New Roman" w:hAnsi="Times New Roman" w:cs="Times New Roman"/>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rFonts w:ascii="Times New Roman" w:hAnsi="Times New Roman" w:cs="Times New Roman"/>
          <w:color w:val="000000" w:themeColor="text1"/>
        </w:rPr>
        <w:fldChar w:fldCharType="separate"/>
      </w:r>
      <w:r w:rsidR="00E34A08" w:rsidRPr="00E34A08">
        <w:rPr>
          <w:rFonts w:ascii="Times New Roman" w:hAnsi="Times New Roman" w:cs="Times New Roman"/>
          <w:color w:val="000000"/>
          <w:vertAlign w:val="superscript"/>
        </w:rPr>
        <w:t>17</w:t>
      </w:r>
      <w:r w:rsidR="00B66810">
        <w:rPr>
          <w:rFonts w:ascii="Times New Roman" w:hAnsi="Times New Roman" w:cs="Times New Roman"/>
          <w:color w:val="000000" w:themeColor="text1"/>
        </w:rPr>
        <w:fldChar w:fldCharType="end"/>
      </w:r>
      <w:r w:rsidR="00B66810">
        <w:rPr>
          <w:rFonts w:ascii="Times New Roman" w:hAnsi="Times New Roman" w:cs="Times New Roman"/>
          <w:color w:val="000000" w:themeColor="text1"/>
        </w:rPr>
        <w:t xml:space="preserve"> Generally, negative values correspond to water, snow and ice, values near zero represent barren land and higher positive values indicate greener, denser vegetation.</w:t>
      </w:r>
      <w:r>
        <w:rPr>
          <w:rFonts w:ascii="Times New Roman" w:hAnsi="Times New Roman" w:cs="Times New Roman"/>
          <w:color w:val="000000" w:themeColor="text1"/>
        </w:rPr>
        <w:t xml:space="preserve"> </w:t>
      </w:r>
      <w:r w:rsidR="003C3846" w:rsidRPr="00E150CA">
        <w:rPr>
          <w:rFonts w:ascii="Times New Roman" w:hAnsi="Times New Roman" w:cs="Times New Roman"/>
          <w:color w:val="000000"/>
          <w:shd w:val="clear" w:color="auto" w:fill="FFFFFF"/>
        </w:rPr>
        <w:t xml:space="preserve">Two </w:t>
      </w:r>
      <w:r w:rsidR="00A82B15">
        <w:rPr>
          <w:rFonts w:ascii="Times New Roman" w:hAnsi="Times New Roman" w:cs="Times New Roman"/>
          <w:color w:val="000000"/>
          <w:shd w:val="clear" w:color="auto" w:fill="FFFFFF"/>
        </w:rPr>
        <w:t xml:space="preserve">studies estimating the </w:t>
      </w:r>
      <w:r w:rsidR="003C3846" w:rsidRPr="00E150CA">
        <w:rPr>
          <w:rFonts w:ascii="Times New Roman" w:hAnsi="Times New Roman" w:cs="Times New Roman"/>
          <w:color w:val="000000"/>
          <w:shd w:val="clear" w:color="auto" w:fill="FFFFFF"/>
        </w:rPr>
        <w:t xml:space="preserve">number of deaths associated with hypothetical changes in </w:t>
      </w:r>
      <w:r w:rsidR="00B66810">
        <w:rPr>
          <w:rFonts w:ascii="Times New Roman" w:hAnsi="Times New Roman" w:cs="Times New Roman"/>
          <w:color w:val="000000"/>
          <w:shd w:val="clear" w:color="auto" w:fill="FFFFFF"/>
        </w:rPr>
        <w:t xml:space="preserve">NDVI </w:t>
      </w:r>
      <w:r w:rsidR="00E63418">
        <w:rPr>
          <w:rFonts w:ascii="Times New Roman" w:hAnsi="Times New Roman" w:cs="Times New Roman"/>
          <w:color w:val="000000"/>
          <w:shd w:val="clear" w:color="auto" w:fill="FFFFFF"/>
        </w:rPr>
        <w:t>in European and American cities</w:t>
      </w:r>
      <w:r w:rsidR="00A82B15">
        <w:rPr>
          <w:rFonts w:ascii="Times New Roman" w:hAnsi="Times New Roman" w:cs="Times New Roman"/>
          <w:color w:val="000000"/>
          <w:shd w:val="clear" w:color="auto" w:fill="FFFFFF"/>
        </w:rPr>
        <w:t xml:space="preserve"> indicate</w:t>
      </w:r>
      <w:r w:rsidR="00580922">
        <w:rPr>
          <w:rFonts w:ascii="Times New Roman" w:hAnsi="Times New Roman" w:cs="Times New Roman"/>
          <w:color w:val="000000"/>
          <w:shd w:val="clear" w:color="auto" w:fill="FFFFFF"/>
        </w:rPr>
        <w:t>d</w:t>
      </w:r>
      <w:r w:rsidR="00A82B15">
        <w:rPr>
          <w:rFonts w:ascii="Times New Roman" w:hAnsi="Times New Roman" w:cs="Times New Roman"/>
          <w:color w:val="000000"/>
          <w:shd w:val="clear" w:color="auto" w:fill="FFFFFF"/>
        </w:rPr>
        <w:t xml:space="preserve"> th</w:t>
      </w:r>
      <w:r w:rsidR="006E2A12">
        <w:rPr>
          <w:rFonts w:ascii="Times New Roman" w:hAnsi="Times New Roman" w:cs="Times New Roman"/>
          <w:color w:val="000000"/>
          <w:shd w:val="clear" w:color="auto" w:fill="FFFFFF"/>
        </w:rPr>
        <w:t xml:space="preserve">at increasing urban greenspace can </w:t>
      </w:r>
      <w:r w:rsidR="002B7A9A">
        <w:rPr>
          <w:rFonts w:ascii="Times New Roman" w:hAnsi="Times New Roman" w:cs="Times New Roman"/>
          <w:color w:val="000000"/>
          <w:shd w:val="clear" w:color="auto" w:fill="FFFFFF"/>
        </w:rPr>
        <w:t xml:space="preserve">substantially </w:t>
      </w:r>
      <w:r w:rsidR="006E2A12">
        <w:rPr>
          <w:rFonts w:ascii="Times New Roman" w:hAnsi="Times New Roman" w:cs="Times New Roman"/>
          <w:color w:val="000000"/>
          <w:shd w:val="clear" w:color="auto" w:fill="FFFFFF"/>
        </w:rPr>
        <w:t>reduce mortality</w:t>
      </w:r>
      <w:r w:rsidR="003C3846" w:rsidRPr="00E150CA">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18</w:t>
      </w:r>
      <w:r w:rsidR="00EF5AD7" w:rsidRPr="00E150CA">
        <w:rPr>
          <w:rFonts w:ascii="Times New Roman" w:hAnsi="Times New Roman" w:cs="Times New Roman"/>
          <w:color w:val="000000"/>
          <w:shd w:val="clear" w:color="auto" w:fill="FFFFFF"/>
        </w:rPr>
        <w:fldChar w:fldCharType="end"/>
      </w:r>
      <w:r w:rsidR="00836CE4">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w:t>
      </w:r>
      <w:r w:rsidR="00D11318">
        <w:rPr>
          <w:rFonts w:ascii="Times New Roman" w:hAnsi="Times New Roman" w:cs="Times New Roman"/>
          <w:color w:val="000000"/>
          <w:shd w:val="clear" w:color="auto" w:fill="FFFFFF"/>
        </w:rPr>
        <w:t xml:space="preserve">overall </w:t>
      </w:r>
      <w:r w:rsidR="00D3799D" w:rsidRPr="00E150CA">
        <w:rPr>
          <w:rFonts w:ascii="Times New Roman" w:hAnsi="Times New Roman" w:cs="Times New Roman"/>
          <w:color w:val="000000"/>
          <w:shd w:val="clear" w:color="auto" w:fill="FFFFFF"/>
        </w:rPr>
        <w:t xml:space="preserve">NDVI </w:t>
      </w:r>
      <w:r w:rsidR="00D11318">
        <w:rPr>
          <w:rFonts w:ascii="Times New Roman" w:hAnsi="Times New Roman" w:cs="Times New Roman"/>
          <w:color w:val="000000"/>
          <w:shd w:val="clear" w:color="auto" w:fill="FFFFFF"/>
        </w:rPr>
        <w:t>was</w:t>
      </w:r>
      <w:r w:rsidR="00D540D0">
        <w:rPr>
          <w:rFonts w:ascii="Times New Roman" w:hAnsi="Times New Roman" w:cs="Times New Roman"/>
          <w:color w:val="000000"/>
          <w:shd w:val="clear" w:color="auto" w:fill="FFFFFF"/>
        </w:rPr>
        <w:t xml:space="preserve"> </w:t>
      </w:r>
      <w:r w:rsidR="00D3799D" w:rsidRPr="00E150CA">
        <w:rPr>
          <w:rFonts w:ascii="Times New Roman" w:hAnsi="Times New Roman" w:cs="Times New Roman"/>
          <w:color w:val="000000"/>
          <w:shd w:val="clear" w:color="auto" w:fill="FFFFFF"/>
        </w:rPr>
        <w:t xml:space="preserve">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w:t>
      </w:r>
      <w:r w:rsidR="00447748">
        <w:rPr>
          <w:rFonts w:ascii="Times New Roman" w:hAnsi="Times New Roman" w:cs="Times New Roman"/>
          <w:color w:val="000000"/>
          <w:shd w:val="clear" w:color="auto" w:fill="FFFFFF"/>
        </w:rPr>
        <w:t xml:space="preserve">aged </w:t>
      </w:r>
      <w:r w:rsidR="002D77F9" w:rsidRPr="00E150CA">
        <w:rPr>
          <w:rFonts w:ascii="Times New Roman" w:hAnsi="Times New Roman" w:cs="Times New Roman"/>
          <w:color w:val="000000"/>
          <w:shd w:val="clear" w:color="auto" w:fill="FFFFFF"/>
        </w:rPr>
        <w:t>65</w:t>
      </w:r>
      <w:r w:rsidR="00447748">
        <w:rPr>
          <w:rFonts w:ascii="Times New Roman" w:hAnsi="Times New Roman" w:cs="Times New Roman"/>
          <w:color w:val="000000"/>
          <w:shd w:val="clear" w:color="auto" w:fill="FFFFFF"/>
        </w:rPr>
        <w:t xml:space="preserve"> years</w:t>
      </w:r>
      <w:r w:rsidR="002D77F9" w:rsidRPr="00E150CA">
        <w:rPr>
          <w:rFonts w:ascii="Times New Roman" w:hAnsi="Times New Roman" w:cs="Times New Roman"/>
          <w:color w:val="000000"/>
          <w:shd w:val="clear" w:color="auto" w:fill="FFFFFF"/>
        </w:rPr>
        <w:t xml:space="preserve"> and older</w:t>
      </w:r>
      <w:r w:rsidR="0023601F">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19</w:t>
      </w:r>
      <w:r w:rsidR="00EF5AD7" w:rsidRPr="00E150CA">
        <w:rPr>
          <w:rFonts w:ascii="Times New Roman" w:hAnsi="Times New Roman" w:cs="Times New Roman"/>
          <w:color w:val="000000"/>
          <w:shd w:val="clear" w:color="auto" w:fill="FFFFFF"/>
        </w:rPr>
        <w:fldChar w:fldCharType="end"/>
      </w:r>
      <w:r w:rsidR="006E2A12">
        <w:rPr>
          <w:rFonts w:ascii="Times New Roman" w:hAnsi="Times New Roman" w:cs="Times New Roman"/>
          <w:color w:val="000000"/>
          <w:shd w:val="clear" w:color="auto" w:fill="FFFFFF"/>
        </w:rPr>
        <w:t xml:space="preserve"> These studies </w:t>
      </w:r>
      <w:r w:rsidR="00CF3D70">
        <w:rPr>
          <w:rFonts w:ascii="Times New Roman" w:hAnsi="Times New Roman" w:cs="Times New Roman"/>
          <w:color w:val="000000"/>
          <w:shd w:val="clear" w:color="auto" w:fill="FFFFFF"/>
        </w:rPr>
        <w:t>s</w:t>
      </w:r>
      <w:r w:rsidR="00B53A90">
        <w:rPr>
          <w:rFonts w:ascii="Times New Roman" w:hAnsi="Times New Roman" w:cs="Times New Roman"/>
          <w:color w:val="000000"/>
          <w:shd w:val="clear" w:color="auto" w:fill="FFFFFF"/>
        </w:rPr>
        <w:t>uggest</w:t>
      </w:r>
      <w:r w:rsidR="00CF3D70">
        <w:rPr>
          <w:rFonts w:ascii="Times New Roman" w:hAnsi="Times New Roman" w:cs="Times New Roman"/>
          <w:color w:val="000000"/>
          <w:shd w:val="clear" w:color="auto" w:fill="FFFFFF"/>
        </w:rPr>
        <w:t xml:space="preserve"> that urban greenspace can </w:t>
      </w:r>
      <w:r w:rsidR="00205BBE">
        <w:rPr>
          <w:rFonts w:ascii="Times New Roman" w:hAnsi="Times New Roman" w:cs="Times New Roman"/>
          <w:color w:val="000000"/>
          <w:shd w:val="clear" w:color="auto" w:fill="FFFFFF"/>
        </w:rPr>
        <w:t>reduce premature mortality</w:t>
      </w:r>
      <w:r w:rsidR="00CF3D70">
        <w:rPr>
          <w:rFonts w:ascii="Times New Roman" w:hAnsi="Times New Roman" w:cs="Times New Roman"/>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rFonts w:ascii="Times New Roman" w:hAnsi="Times New Roman" w:cs="Times New Roman"/>
          <w:color w:val="000000"/>
          <w:shd w:val="clear" w:color="auto" w:fill="FFFFFF"/>
        </w:rPr>
      </w:pPr>
    </w:p>
    <w:p w14:paraId="26590397" w14:textId="1A80122F" w:rsidR="00FA2EC9" w:rsidRPr="00E150CA" w:rsidRDefault="006036D8" w:rsidP="00551D54">
      <w:pPr>
        <w:rPr>
          <w:rFonts w:ascii="Times New Roman" w:hAnsi="Times New Roman" w:cs="Times New Roman"/>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 xml:space="preserve">The Lancet Countdown is an annual publication dedicated to tracking progress towards the goals </w:t>
      </w:r>
      <w:r w:rsidR="00855772" w:rsidRPr="00E150CA">
        <w:rPr>
          <w:rFonts w:ascii="Times New Roman" w:hAnsi="Times New Roman" w:cs="Times New Roman"/>
          <w:color w:val="000000"/>
          <w:shd w:val="clear" w:color="auto" w:fill="FFFFFF"/>
        </w:rPr>
        <w:lastRenderedPageBreak/>
        <w:t>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20</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703441">
        <w:rPr>
          <w:rFonts w:ascii="Times New Roman" w:hAnsi="Times New Roman" w:cs="Times New Roman"/>
          <w:color w:val="000000"/>
          <w:shd w:val="clear" w:color="auto" w:fill="FFFFFF"/>
        </w:rPr>
        <w:t>We update</w:t>
      </w:r>
      <w:r w:rsidR="00B53A90">
        <w:rPr>
          <w:rFonts w:ascii="Times New Roman" w:hAnsi="Times New Roman" w:cs="Times New Roman"/>
          <w:color w:val="000000"/>
          <w:shd w:val="clear" w:color="auto" w:fill="FFFFFF"/>
        </w:rPr>
        <w:t>d</w:t>
      </w:r>
      <w:r w:rsidR="00703441">
        <w:rPr>
          <w:rFonts w:ascii="Times New Roman" w:hAnsi="Times New Roman" w:cs="Times New Roman"/>
          <w:color w:val="000000"/>
          <w:shd w:val="clear" w:color="auto" w:fill="FFFFFF"/>
        </w:rPr>
        <w:t xml:space="preserve"> the Lancet Countdown methodology to capture population at a finer scale (100m instead of 1km resolution) and to remove </w:t>
      </w:r>
      <w:r w:rsidR="00A26064">
        <w:rPr>
          <w:rFonts w:ascii="Times New Roman" w:hAnsi="Times New Roman" w:cs="Times New Roman"/>
          <w:color w:val="000000"/>
          <w:shd w:val="clear" w:color="auto" w:fill="FFFFFF"/>
        </w:rPr>
        <w:t xml:space="preserve">surface </w:t>
      </w:r>
      <w:r w:rsidR="00703441">
        <w:rPr>
          <w:rFonts w:ascii="Times New Roman" w:hAnsi="Times New Roman" w:cs="Times New Roman"/>
          <w:color w:val="000000"/>
          <w:shd w:val="clear" w:color="auto" w:fill="FFFFFF"/>
        </w:rPr>
        <w:t>water from the urban greenspace calculation</w:t>
      </w:r>
      <w:r w:rsidR="00834FE1">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We </w:t>
      </w:r>
      <w:r w:rsidR="00834FE1">
        <w:rPr>
          <w:rFonts w:ascii="Times New Roman" w:hAnsi="Times New Roman" w:cs="Times New Roman"/>
          <w:color w:val="000000"/>
          <w:shd w:val="clear" w:color="auto" w:fill="FFFFFF"/>
        </w:rPr>
        <w:t xml:space="preserve">further </w:t>
      </w:r>
      <w:r w:rsidR="00BE6189" w:rsidRPr="00E150CA">
        <w:rPr>
          <w:rFonts w:ascii="Times New Roman" w:hAnsi="Times New Roman" w:cs="Times New Roman"/>
          <w:color w:val="000000"/>
          <w:shd w:val="clear" w:color="auto" w:fill="FFFFFF"/>
        </w:rPr>
        <w:t>conduct</w:t>
      </w:r>
      <w:r w:rsidR="00087E0C">
        <w:rPr>
          <w:rFonts w:ascii="Times New Roman" w:hAnsi="Times New Roman" w:cs="Times New Roman"/>
          <w:color w:val="000000"/>
          <w:shd w:val="clear" w:color="auto" w:fill="FFFFFF"/>
        </w:rPr>
        <w:t>ed</w:t>
      </w:r>
      <w:r w:rsidR="00BE6189" w:rsidRPr="00E150CA">
        <w:rPr>
          <w:rFonts w:ascii="Times New Roman" w:hAnsi="Times New Roman" w:cs="Times New Roman"/>
          <w:color w:val="000000"/>
          <w:shd w:val="clear" w:color="auto" w:fill="FFFFFF"/>
        </w:rPr>
        <w:t xml:space="preserve"> a health impact assessment of the </w:t>
      </w:r>
      <w:r w:rsidR="00D350FF">
        <w:rPr>
          <w:rFonts w:ascii="Times New Roman" w:hAnsi="Times New Roman" w:cs="Times New Roman"/>
          <w:color w:val="000000"/>
          <w:shd w:val="clear" w:color="auto" w:fill="FFFFFF"/>
        </w:rPr>
        <w:t>increases</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or </w:t>
      </w:r>
      <w:r w:rsidR="00D350FF">
        <w:rPr>
          <w:rFonts w:ascii="Times New Roman" w:hAnsi="Times New Roman" w:cs="Times New Roman"/>
          <w:color w:val="000000"/>
          <w:shd w:val="clear" w:color="auto" w:fill="FFFFFF"/>
        </w:rPr>
        <w:t>reductions in</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deaths associated with changes in </w:t>
      </w:r>
      <w:r w:rsidR="005160DC">
        <w:rPr>
          <w:rFonts w:ascii="Times New Roman" w:hAnsi="Times New Roman" w:cs="Times New Roman"/>
          <w:color w:val="000000"/>
          <w:shd w:val="clear" w:color="auto" w:fill="FFFFFF"/>
        </w:rPr>
        <w:t xml:space="preserve">urban </w:t>
      </w:r>
      <w:r w:rsidR="00BE6189" w:rsidRPr="00E150CA">
        <w:rPr>
          <w:rFonts w:ascii="Times New Roman" w:hAnsi="Times New Roman" w:cs="Times New Roman"/>
          <w:color w:val="000000"/>
          <w:shd w:val="clear" w:color="auto" w:fill="FFFFFF"/>
        </w:rPr>
        <w:t xml:space="preserve">greenspace over time across </w:t>
      </w:r>
      <w:r w:rsidR="00D350FF">
        <w:rPr>
          <w:rFonts w:ascii="Times New Roman" w:hAnsi="Times New Roman" w:cs="Times New Roman"/>
          <w:color w:val="000000"/>
          <w:shd w:val="clear" w:color="auto" w:fill="FFFFFF"/>
        </w:rPr>
        <w:t xml:space="preserve">the </w:t>
      </w:r>
      <w:r w:rsidR="00BE6189" w:rsidRPr="00E150CA">
        <w:rPr>
          <w:rFonts w:ascii="Times New Roman" w:hAnsi="Times New Roman" w:cs="Times New Roman"/>
          <w:color w:val="000000"/>
          <w:shd w:val="clear" w:color="auto" w:fill="FFFFFF"/>
        </w:rPr>
        <w:t>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160DC">
        <w:rPr>
          <w:rFonts w:ascii="Times New Roman" w:hAnsi="Times New Roman" w:cs="Times New Roman"/>
          <w:color w:val="000000"/>
          <w:shd w:val="clear" w:color="auto" w:fill="FFFFFF"/>
        </w:rPr>
        <w:t xml:space="preserve"> included in the Lancet Countdown’s greenspace analysis</w:t>
      </w:r>
      <w:r w:rsidR="00BE6189" w:rsidRPr="00E150CA">
        <w:rPr>
          <w:rFonts w:ascii="Times New Roman" w:hAnsi="Times New Roman" w:cs="Times New Roman"/>
          <w:color w:val="000000"/>
          <w:shd w:val="clear" w:color="auto" w:fill="FFFFFF"/>
        </w:rPr>
        <w:t>.</w:t>
      </w:r>
      <w:r w:rsidR="00531C5E" w:rsidRPr="00E150CA">
        <w:rPr>
          <w:rFonts w:ascii="Times New Roman" w:hAnsi="Times New Roman" w:cs="Times New Roman"/>
          <w:color w:val="000000"/>
          <w:shd w:val="clear" w:color="auto" w:fill="FFFFFF"/>
        </w:rPr>
        <w:t xml:space="preserve"> </w:t>
      </w:r>
      <w:r w:rsidR="003C57E4">
        <w:rPr>
          <w:rFonts w:ascii="Times New Roman" w:hAnsi="Times New Roman" w:cs="Times New Roman"/>
          <w:color w:val="000000"/>
          <w:shd w:val="clear" w:color="auto" w:fill="FFFFFF"/>
        </w:rPr>
        <w:t>We characterize</w:t>
      </w:r>
      <w:r w:rsidR="00653950">
        <w:rPr>
          <w:rFonts w:ascii="Times New Roman" w:hAnsi="Times New Roman" w:cs="Times New Roman"/>
          <w:color w:val="000000"/>
          <w:shd w:val="clear" w:color="auto" w:fill="FFFFFF"/>
        </w:rPr>
        <w:t>d</w:t>
      </w:r>
      <w:r w:rsidR="003C57E4">
        <w:rPr>
          <w:rFonts w:ascii="Times New Roman" w:hAnsi="Times New Roman" w:cs="Times New Roman"/>
          <w:color w:val="000000"/>
          <w:shd w:val="clear" w:color="auto" w:fill="FFFFFF"/>
        </w:rPr>
        <w:t xml:space="preserve"> urban greenspace across these cities from 2014 to </w:t>
      </w:r>
      <w:r w:rsidR="004A429B">
        <w:rPr>
          <w:rFonts w:ascii="Times New Roman" w:hAnsi="Times New Roman" w:cs="Times New Roman"/>
          <w:color w:val="000000"/>
          <w:shd w:val="clear" w:color="auto" w:fill="FFFFFF"/>
        </w:rPr>
        <w:t>2023 and</w:t>
      </w:r>
      <w:r w:rsidR="003C57E4">
        <w:rPr>
          <w:rFonts w:ascii="Times New Roman" w:hAnsi="Times New Roman" w:cs="Times New Roman"/>
          <w:color w:val="000000"/>
          <w:shd w:val="clear" w:color="auto" w:fill="FFFFFF"/>
        </w:rPr>
        <w:t xml:space="preserve"> estimated the </w:t>
      </w:r>
      <w:r w:rsidR="001818F3">
        <w:rPr>
          <w:rFonts w:ascii="Times New Roman" w:hAnsi="Times New Roman" w:cs="Times New Roman"/>
          <w:color w:val="000000"/>
          <w:shd w:val="clear" w:color="auto" w:fill="FFFFFF"/>
        </w:rPr>
        <w:t>changes in mortality associated with</w:t>
      </w:r>
      <w:r w:rsidR="003C57E4">
        <w:rPr>
          <w:rFonts w:ascii="Times New Roman" w:hAnsi="Times New Roman" w:cs="Times New Roman"/>
          <w:color w:val="000000"/>
          <w:shd w:val="clear" w:color="auto" w:fill="FFFFFF"/>
        </w:rPr>
        <w:t xml:space="preserve"> </w:t>
      </w:r>
      <w:r w:rsidR="00580922">
        <w:rPr>
          <w:rFonts w:ascii="Times New Roman" w:hAnsi="Times New Roman" w:cs="Times New Roman"/>
          <w:color w:val="000000"/>
          <w:shd w:val="clear" w:color="auto" w:fill="FFFFFF"/>
        </w:rPr>
        <w:t xml:space="preserve">differences in </w:t>
      </w:r>
      <w:r w:rsidR="003C57E4">
        <w:rPr>
          <w:rFonts w:ascii="Times New Roman" w:hAnsi="Times New Roman" w:cs="Times New Roman"/>
          <w:color w:val="000000"/>
          <w:shd w:val="clear" w:color="auto" w:fill="FFFFFF"/>
        </w:rPr>
        <w:t>greenspace between two five-year periods, 2014-201</w:t>
      </w:r>
      <w:r w:rsidR="004A429B">
        <w:rPr>
          <w:rFonts w:ascii="Times New Roman" w:hAnsi="Times New Roman" w:cs="Times New Roman"/>
          <w:color w:val="000000"/>
          <w:shd w:val="clear" w:color="auto" w:fill="FFFFFF"/>
        </w:rPr>
        <w:t>8</w:t>
      </w:r>
      <w:r w:rsidR="003C57E4">
        <w:rPr>
          <w:rFonts w:ascii="Times New Roman" w:hAnsi="Times New Roman" w:cs="Times New Roman"/>
          <w:color w:val="000000"/>
          <w:shd w:val="clear" w:color="auto" w:fill="FFFFFF"/>
        </w:rPr>
        <w:t xml:space="preserve"> and 20</w:t>
      </w:r>
      <w:r w:rsidR="004A429B">
        <w:rPr>
          <w:rFonts w:ascii="Times New Roman" w:hAnsi="Times New Roman" w:cs="Times New Roman"/>
          <w:color w:val="000000"/>
          <w:shd w:val="clear" w:color="auto" w:fill="FFFFFF"/>
        </w:rPr>
        <w:t>19</w:t>
      </w:r>
      <w:r w:rsidR="003C57E4">
        <w:rPr>
          <w:rFonts w:ascii="Times New Roman" w:hAnsi="Times New Roman" w:cs="Times New Roman"/>
          <w:color w:val="000000"/>
          <w:shd w:val="clear" w:color="auto" w:fill="FFFFFF"/>
        </w:rPr>
        <w:t>-2023</w:t>
      </w:r>
      <w:r w:rsidR="004A429B">
        <w:rPr>
          <w:rFonts w:ascii="Times New Roman" w:hAnsi="Times New Roman" w:cs="Times New Roman"/>
          <w:color w:val="000000"/>
          <w:shd w:val="clear" w:color="auto" w:fill="FFFFFF"/>
        </w:rPr>
        <w:t>.</w:t>
      </w:r>
      <w:r w:rsidR="001D6941">
        <w:rPr>
          <w:rFonts w:ascii="Times New Roman" w:hAnsi="Times New Roman" w:cs="Times New Roman"/>
          <w:color w:val="000000"/>
          <w:shd w:val="clear" w:color="auto" w:fill="FFFFFF"/>
        </w:rPr>
        <w:t xml:space="preserve"> </w:t>
      </w:r>
      <w:ins w:id="85" w:author="Martin, Greta Katherine" w:date="2025-04-02T09:47:00Z" w16du:dateUtc="2025-04-02T13:47:00Z">
        <w:r w:rsidR="00D86A16">
          <w:rPr>
            <w:rFonts w:ascii="Times New Roman" w:hAnsi="Times New Roman" w:cs="Times New Roman"/>
            <w:color w:val="000000"/>
            <w:shd w:val="clear" w:color="auto" w:fill="FFFFFF"/>
          </w:rPr>
          <w:t>We chose five-year time periods to</w:t>
        </w:r>
      </w:ins>
      <w:ins w:id="86" w:author="Martin, Greta Katherine" w:date="2025-04-02T09:48:00Z" w16du:dateUtc="2025-04-02T13:48:00Z">
        <w:r w:rsidR="00D86A16">
          <w:rPr>
            <w:rFonts w:ascii="Times New Roman" w:hAnsi="Times New Roman" w:cs="Times New Roman"/>
            <w:color w:val="000000"/>
            <w:shd w:val="clear" w:color="auto" w:fill="FFFFFF"/>
          </w:rPr>
          <w:t xml:space="preserve"> minimize the</w:t>
        </w:r>
      </w:ins>
      <w:ins w:id="87" w:author="Martin, Greta Katherine" w:date="2025-04-08T10:50:00Z" w16du:dateUtc="2025-04-08T14:50:00Z">
        <w:r w:rsidR="00CE2519">
          <w:rPr>
            <w:rFonts w:ascii="Times New Roman" w:hAnsi="Times New Roman" w:cs="Times New Roman"/>
            <w:color w:val="000000"/>
            <w:shd w:val="clear" w:color="auto" w:fill="FFFFFF"/>
          </w:rPr>
          <w:t xml:space="preserve"> effect of year-to-y</w:t>
        </w:r>
      </w:ins>
      <w:ins w:id="88" w:author="Martin, Greta Katherine" w:date="2025-04-08T10:51:00Z" w16du:dateUtc="2025-04-08T14:51:00Z">
        <w:r w:rsidR="00CE2519">
          <w:rPr>
            <w:rFonts w:ascii="Times New Roman" w:hAnsi="Times New Roman" w:cs="Times New Roman"/>
            <w:color w:val="000000"/>
            <w:shd w:val="clear" w:color="auto" w:fill="FFFFFF"/>
          </w:rPr>
          <w:t>ear extremes and</w:t>
        </w:r>
      </w:ins>
      <w:ins w:id="89" w:author="Martin, Greta Katherine" w:date="2025-04-02T09:47:00Z" w16du:dateUtc="2025-04-02T13:47:00Z">
        <w:r w:rsidR="00D86A16">
          <w:rPr>
            <w:rFonts w:ascii="Times New Roman" w:hAnsi="Times New Roman" w:cs="Times New Roman"/>
            <w:color w:val="000000"/>
            <w:shd w:val="clear" w:color="auto" w:fill="FFFFFF"/>
          </w:rPr>
          <w:t xml:space="preserve"> capture</w:t>
        </w:r>
      </w:ins>
      <w:ins w:id="90" w:author="Martin, Greta Katherine" w:date="2025-04-08T10:51:00Z" w16du:dateUtc="2025-04-08T14:51:00Z">
        <w:r w:rsidR="00CE2519">
          <w:rPr>
            <w:rFonts w:ascii="Times New Roman" w:hAnsi="Times New Roman" w:cs="Times New Roman"/>
            <w:color w:val="000000"/>
            <w:shd w:val="clear" w:color="auto" w:fill="FFFFFF"/>
          </w:rPr>
          <w:t xml:space="preserve"> longer-term trends in urban greenspace exposure.</w:t>
        </w:r>
      </w:ins>
      <w:ins w:id="91" w:author="Martin, Greta Katherine" w:date="2025-04-02T09:47:00Z" w16du:dateUtc="2025-04-02T13:47:00Z">
        <w:r w:rsidR="00D86A16">
          <w:rPr>
            <w:rFonts w:ascii="Times New Roman" w:hAnsi="Times New Roman" w:cs="Times New Roman"/>
            <w:color w:val="000000"/>
            <w:shd w:val="clear" w:color="auto" w:fill="FFFFFF"/>
          </w:rPr>
          <w:t xml:space="preserve"> </w:t>
        </w:r>
      </w:ins>
      <w:r w:rsidR="001D6941">
        <w:rPr>
          <w:rFonts w:ascii="Times New Roman" w:hAnsi="Times New Roman" w:cs="Times New Roman"/>
          <w:color w:val="000000"/>
          <w:shd w:val="clear" w:color="auto" w:fill="FFFFFF"/>
        </w:rPr>
        <w:t xml:space="preserve">The results of this study can be used to compare greenspace </w:t>
      </w:r>
      <w:r w:rsidR="0071768E">
        <w:rPr>
          <w:rFonts w:ascii="Times New Roman" w:hAnsi="Times New Roman" w:cs="Times New Roman"/>
          <w:color w:val="000000"/>
          <w:shd w:val="clear" w:color="auto" w:fill="FFFFFF"/>
        </w:rPr>
        <w:t xml:space="preserve">changes over time and associated health implications </w:t>
      </w:r>
      <w:r w:rsidR="001D6941">
        <w:rPr>
          <w:rFonts w:ascii="Times New Roman" w:hAnsi="Times New Roman" w:cs="Times New Roman"/>
          <w:color w:val="000000"/>
          <w:shd w:val="clear" w:color="auto" w:fill="FFFFFF"/>
        </w:rPr>
        <w:t xml:space="preserve">across cities </w:t>
      </w:r>
      <w:r w:rsidR="0071768E">
        <w:rPr>
          <w:rFonts w:ascii="Times New Roman" w:hAnsi="Times New Roman" w:cs="Times New Roman"/>
          <w:color w:val="000000"/>
          <w:shd w:val="clear" w:color="auto" w:fill="FFFFFF"/>
        </w:rPr>
        <w:t>globally</w:t>
      </w:r>
      <w:r w:rsidR="004A429B">
        <w:rPr>
          <w:rFonts w:ascii="Times New Roman" w:hAnsi="Times New Roman" w:cs="Times New Roman"/>
          <w:color w:val="000000"/>
          <w:shd w:val="clear" w:color="auto" w:fill="FFFFFF"/>
        </w:rPr>
        <w:t xml:space="preserve">.  </w:t>
      </w:r>
    </w:p>
    <w:p w14:paraId="35625F09" w14:textId="0C086B5B" w:rsidR="00FC67E2" w:rsidRDefault="00FC67E2" w:rsidP="00551D54">
      <w:pPr>
        <w:rPr>
          <w:rFonts w:ascii="Times New Roman" w:hAnsi="Times New Roman" w:cs="Times New Roman"/>
          <w:b/>
          <w:bCs/>
        </w:rPr>
      </w:pPr>
    </w:p>
    <w:p w14:paraId="515C94D2" w14:textId="04150984" w:rsidR="004035B0"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5C1B45D6" w14:textId="468CA031" w:rsidR="00595315" w:rsidRDefault="00595315" w:rsidP="00551D54">
      <w:pPr>
        <w:rPr>
          <w:rFonts w:ascii="Times New Roman" w:hAnsi="Times New Roman" w:cs="Times New Roman"/>
        </w:rPr>
      </w:pPr>
      <w:r>
        <w:rPr>
          <w:rFonts w:ascii="Times New Roman" w:hAnsi="Times New Roman" w:cs="Times New Roman"/>
        </w:rPr>
        <w:t xml:space="preserve">We estimated </w:t>
      </w:r>
      <w:r w:rsidR="00D81E68">
        <w:rPr>
          <w:rFonts w:ascii="Times New Roman" w:hAnsi="Times New Roman" w:cs="Times New Roman"/>
        </w:rPr>
        <w:t xml:space="preserve">peak seasonal </w:t>
      </w:r>
      <w:r>
        <w:rPr>
          <w:rFonts w:ascii="Times New Roman" w:hAnsi="Times New Roman" w:cs="Times New Roman"/>
        </w:rPr>
        <w:t xml:space="preserve">urban greenspace </w:t>
      </w:r>
      <w:r w:rsidR="009B7B4B">
        <w:rPr>
          <w:rFonts w:ascii="Times New Roman" w:hAnsi="Times New Roman" w:cs="Times New Roman"/>
        </w:rPr>
        <w:t xml:space="preserve">using </w:t>
      </w:r>
      <w:r w:rsidR="00675FFE">
        <w:rPr>
          <w:rFonts w:ascii="Times New Roman" w:hAnsi="Times New Roman" w:cs="Times New Roman"/>
        </w:rPr>
        <w:t xml:space="preserve">population-weighted </w:t>
      </w:r>
      <w:r w:rsidR="009B7B4B">
        <w:rPr>
          <w:rFonts w:ascii="Times New Roman" w:hAnsi="Times New Roman" w:cs="Times New Roman"/>
        </w:rPr>
        <w:t xml:space="preserve">NDVI from </w:t>
      </w:r>
      <w:r w:rsidR="004A6A1E">
        <w:rPr>
          <w:rFonts w:ascii="Times New Roman" w:hAnsi="Times New Roman" w:cs="Times New Roman"/>
        </w:rPr>
        <w:t>2014</w:t>
      </w:r>
      <w:r w:rsidR="009B7B4B">
        <w:rPr>
          <w:rFonts w:ascii="Times New Roman" w:hAnsi="Times New Roman" w:cs="Times New Roman"/>
        </w:rPr>
        <w:t xml:space="preserve"> to </w:t>
      </w:r>
      <w:r w:rsidR="004A6A1E">
        <w:rPr>
          <w:rFonts w:ascii="Times New Roman" w:hAnsi="Times New Roman" w:cs="Times New Roman"/>
        </w:rPr>
        <w:t>2023</w:t>
      </w:r>
      <w:r w:rsidR="009B7B4B">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w:t>
      </w:r>
      <w:r w:rsidR="009B7B4B">
        <w:rPr>
          <w:rFonts w:ascii="Times New Roman" w:hAnsi="Times New Roman" w:cs="Times New Roman"/>
        </w:rPr>
        <w:t xml:space="preserve">estimated </w:t>
      </w:r>
      <w:r w:rsidRPr="007C220F">
        <w:rPr>
          <w:rFonts w:ascii="Times New Roman" w:hAnsi="Times New Roman" w:cs="Times New Roman"/>
        </w:rPr>
        <w:t xml:space="preserve">the </w:t>
      </w:r>
      <w:r w:rsidR="009B7B4B">
        <w:rPr>
          <w:rFonts w:ascii="Times New Roman" w:hAnsi="Times New Roman" w:cs="Times New Roman"/>
        </w:rPr>
        <w:t xml:space="preserve">mortality </w:t>
      </w:r>
      <w:r w:rsidRPr="007C220F">
        <w:rPr>
          <w:rFonts w:ascii="Times New Roman" w:hAnsi="Times New Roman" w:cs="Times New Roman"/>
        </w:rPr>
        <w:t xml:space="preserve">change in each </w:t>
      </w:r>
      <w:r w:rsidR="009B7B4B">
        <w:rPr>
          <w:rFonts w:ascii="Times New Roman" w:hAnsi="Times New Roman" w:cs="Times New Roman"/>
        </w:rPr>
        <w:t xml:space="preserve">city </w:t>
      </w:r>
      <w:r w:rsidRPr="007C220F">
        <w:rPr>
          <w:rFonts w:ascii="Times New Roman" w:hAnsi="Times New Roman" w:cs="Times New Roman"/>
        </w:rPr>
        <w:t xml:space="preserve">associated with </w:t>
      </w:r>
      <w:r w:rsidR="007E58B1">
        <w:rPr>
          <w:rFonts w:ascii="Times New Roman" w:hAnsi="Times New Roman" w:cs="Times New Roman"/>
        </w:rPr>
        <w:t xml:space="preserve">the difference in </w:t>
      </w:r>
      <w:r w:rsidR="009B7B4B">
        <w:rPr>
          <w:rFonts w:ascii="Times New Roman" w:hAnsi="Times New Roman" w:cs="Times New Roman"/>
        </w:rPr>
        <w:t>NDVI between two five-year periods, from</w:t>
      </w:r>
      <w:r w:rsidR="009B7B4B" w:rsidRPr="007C220F">
        <w:rPr>
          <w:rFonts w:ascii="Times New Roman" w:hAnsi="Times New Roman" w:cs="Times New Roman"/>
        </w:rPr>
        <w:t xml:space="preserve">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w:t>
      </w:r>
      <w:r w:rsidR="00675FFE">
        <w:rPr>
          <w:rFonts w:ascii="Times New Roman" w:hAnsi="Times New Roman" w:cs="Times New Roman"/>
        </w:rPr>
        <w:t>defined urban extents using</w:t>
      </w:r>
      <w:r w:rsidR="00675FFE" w:rsidRPr="007C220F">
        <w:rPr>
          <w:rFonts w:ascii="Times New Roman" w:hAnsi="Times New Roman" w:cs="Times New Roman"/>
        </w:rPr>
        <w:t xml:space="preserve"> </w:t>
      </w:r>
      <w:r w:rsidR="00EA3427" w:rsidRPr="007C220F">
        <w:rPr>
          <w:rFonts w:ascii="Times New Roman" w:hAnsi="Times New Roman" w:cs="Times New Roman"/>
        </w:rPr>
        <w:t xml:space="preserve">the </w:t>
      </w:r>
      <w:r w:rsidR="007C220F" w:rsidRPr="007C220F">
        <w:rPr>
          <w:rFonts w:ascii="Times New Roman" w:hAnsi="Times New Roman" w:cs="Times New Roman"/>
        </w:rPr>
        <w:t>Global Human Settlement Urban Centre Database (GHS-UCDB)</w:t>
      </w:r>
      <w:r w:rsidR="00675FFE">
        <w:rPr>
          <w:rFonts w:ascii="Times New Roman" w:hAnsi="Times New Roman" w:cs="Times New Roman"/>
        </w:rPr>
        <w:t xml:space="preserve">, which provides </w:t>
      </w:r>
      <w:r w:rsidR="00EA3427" w:rsidRPr="007C220F">
        <w:rPr>
          <w:rFonts w:ascii="Times New Roman" w:hAnsi="Times New Roman" w:cs="Times New Roman"/>
        </w:rPr>
        <w:t>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E34A08" w:rsidRPr="00E34A08">
        <w:rPr>
          <w:rFonts w:ascii="Times New Roman" w:hAnsi="Times New Roman" w:cs="Times New Roman"/>
          <w:vertAlign w:val="superscript"/>
        </w:rPr>
        <w:t>21</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w:t>
      </w:r>
      <w:r w:rsidR="00723309">
        <w:rPr>
          <w:rFonts w:ascii="Times New Roman" w:hAnsi="Times New Roman" w:cs="Times New Roman"/>
        </w:rPr>
        <w:t xml:space="preserve">small, mainly island, </w:t>
      </w:r>
      <w:r w:rsidR="007E09D3">
        <w:rPr>
          <w:rFonts w:ascii="Times New Roman" w:hAnsi="Times New Roman" w:cs="Times New Roman"/>
        </w:rPr>
        <w:t xml:space="preserve">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w:t>
      </w:r>
      <w:r w:rsidR="00723309">
        <w:rPr>
          <w:rFonts w:ascii="Times New Roman" w:hAnsi="Times New Roman" w:cs="Times New Roman"/>
        </w:rPr>
        <w:t xml:space="preserve"> (see appendix</w:t>
      </w:r>
      <w:r w:rsidR="00AE2153">
        <w:rPr>
          <w:rFonts w:ascii="Times New Roman" w:hAnsi="Times New Roman" w:cs="Times New Roman"/>
        </w:rPr>
        <w:t xml:space="preserve"> List S1,</w:t>
      </w:r>
      <w:r w:rsidR="00723309">
        <w:rPr>
          <w:rFonts w:ascii="Times New Roman" w:hAnsi="Times New Roman" w:cs="Times New Roman"/>
        </w:rPr>
        <w:t xml:space="preserve"> for </w:t>
      </w:r>
      <w:r w:rsidR="009C1F86">
        <w:rPr>
          <w:rFonts w:ascii="Times New Roman" w:hAnsi="Times New Roman" w:cs="Times New Roman"/>
        </w:rPr>
        <w:t xml:space="preserve">a </w:t>
      </w:r>
      <w:r w:rsidR="00723309">
        <w:rPr>
          <w:rFonts w:ascii="Times New Roman" w:hAnsi="Times New Roman" w:cs="Times New Roman"/>
        </w:rPr>
        <w:t>complete list)</w:t>
      </w:r>
      <w:r w:rsidR="00B723B6">
        <w:rPr>
          <w:rFonts w:ascii="Times New Roman" w:hAnsi="Times New Roman" w:cs="Times New Roman"/>
        </w:rPr>
        <w:t xml:space="preserve">. </w:t>
      </w:r>
    </w:p>
    <w:p w14:paraId="3DC394E4" w14:textId="1765C502" w:rsidR="00C1696B" w:rsidRPr="00E150CA" w:rsidRDefault="00C1696B" w:rsidP="00551D54">
      <w:pPr>
        <w:rPr>
          <w:rFonts w:ascii="Times New Roman" w:hAnsi="Times New Roman" w:cs="Times New Roman"/>
        </w:rPr>
      </w:pPr>
    </w:p>
    <w:p w14:paraId="0F8F828B" w14:textId="582F14AF"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2139601B" w:rsidR="00D51E22" w:rsidRPr="00E150CA" w:rsidRDefault="00D51E22" w:rsidP="00551D54">
      <w:pPr>
        <w:rPr>
          <w:rFonts w:ascii="Times New Roman" w:hAnsi="Times New Roman" w:cs="Times New Roman"/>
          <w:i/>
          <w:iCs/>
        </w:rPr>
      </w:pPr>
    </w:p>
    <w:p w14:paraId="125EAC6C" w14:textId="25A4FD27" w:rsidR="000231D0" w:rsidRDefault="00090A79" w:rsidP="00551D54">
      <w:pPr>
        <w:rPr>
          <w:rFonts w:ascii="Times New Roman" w:hAnsi="Times New Roman" w:cs="Times New Roman"/>
        </w:rPr>
      </w:pPr>
      <w:r>
        <w:rPr>
          <w:rFonts w:ascii="Times New Roman" w:hAnsi="Times New Roman" w:cs="Times New Roman"/>
        </w:rPr>
        <w:t>For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16141A">
        <w:rPr>
          <w:rFonts w:ascii="Times New Roman" w:hAnsi="Times New Roman" w:cs="Times New Roman"/>
        </w:rPr>
        <w:t>Google Earth Engine (</w:t>
      </w:r>
      <w:r w:rsidR="00354BDF">
        <w:rPr>
          <w:rFonts w:ascii="Times New Roman" w:hAnsi="Times New Roman" w:cs="Times New Roman"/>
        </w:rPr>
        <w:t>GEE</w:t>
      </w:r>
      <w:r w:rsidR="0016141A">
        <w:rPr>
          <w:rFonts w:ascii="Times New Roman" w:hAnsi="Times New Roman" w:cs="Times New Roman"/>
        </w:rPr>
        <w:t>)</w:t>
      </w:r>
      <w:r w:rsidR="0060540D">
        <w:rPr>
          <w:rFonts w:ascii="Times New Roman" w:hAnsi="Times New Roman" w:cs="Times New Roman"/>
        </w:rPr>
        <w:t xml:space="preserve">. Landsat </w:t>
      </w:r>
      <w:r w:rsidR="00AD75A9">
        <w:rPr>
          <w:rFonts w:ascii="Times New Roman" w:hAnsi="Times New Roman" w:cs="Times New Roman"/>
        </w:rPr>
        <w:t>data</w:t>
      </w:r>
      <w:r w:rsidR="0060540D">
        <w:rPr>
          <w:rFonts w:ascii="Times New Roman" w:hAnsi="Times New Roman" w:cs="Times New Roman"/>
        </w:rPr>
        <w:t xml:space="preserve">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with new images</w:t>
      </w:r>
      <w:r w:rsidR="00AD75A9">
        <w:rPr>
          <w:rFonts w:ascii="Times New Roman" w:hAnsi="Times New Roman" w:cs="Times New Roman"/>
        </w:rPr>
        <w:t xml:space="preserve"> captured</w:t>
      </w:r>
      <w:r w:rsidR="0060540D">
        <w:rPr>
          <w:rFonts w:ascii="Times New Roman" w:hAnsi="Times New Roman" w:cs="Times New Roman"/>
        </w:rPr>
        <w:t xml:space="preserve"> </w:t>
      </w:r>
      <w:r w:rsidR="00484172">
        <w:rPr>
          <w:rFonts w:ascii="Times New Roman" w:hAnsi="Times New Roman" w:cs="Times New Roman"/>
        </w:rPr>
        <w:t>approximately every 16 days</w:t>
      </w:r>
      <w:r w:rsidR="00AD75A9">
        <w:rPr>
          <w:rFonts w:ascii="Times New Roman" w:hAnsi="Times New Roman" w:cs="Times New Roman"/>
        </w:rPr>
        <w:t xml:space="preserve"> for a given location</w:t>
      </w:r>
      <w:r w:rsidR="00484172">
        <w:rPr>
          <w:rFonts w:ascii="Times New Roman" w:hAnsi="Times New Roman" w:cs="Times New Roman"/>
        </w:rPr>
        <w:t xml:space="preserve">. </w:t>
      </w:r>
      <w:ins w:id="92" w:author="Martin, Greta Katherine" w:date="2025-04-01T14:33:00Z" w16du:dateUtc="2025-04-01T18:33:00Z">
        <w:r w:rsidR="00FA1C0B">
          <w:rPr>
            <w:rFonts w:ascii="Times New Roman" w:hAnsi="Times New Roman" w:cs="Times New Roman"/>
          </w:rPr>
          <w:t xml:space="preserve">Following </w:t>
        </w:r>
      </w:ins>
      <w:ins w:id="93" w:author="Martin, Greta Katherine" w:date="2025-04-01T14:35:00Z" w16du:dateUtc="2025-04-01T18:35:00Z">
        <w:r w:rsidR="00FA1C0B">
          <w:rPr>
            <w:rFonts w:ascii="Times New Roman" w:hAnsi="Times New Roman" w:cs="Times New Roman"/>
          </w:rPr>
          <w:t>the methods used by many of the studies included in the</w:t>
        </w:r>
      </w:ins>
      <w:ins w:id="94" w:author="Martin, Greta Katherine" w:date="2025-04-01T14:36:00Z" w16du:dateUtc="2025-04-01T18:36:00Z">
        <w:r w:rsidR="00FA1C0B">
          <w:rPr>
            <w:rFonts w:ascii="Times New Roman" w:hAnsi="Times New Roman" w:cs="Times New Roman"/>
          </w:rPr>
          <w:t xml:space="preserve"> meta-analysis of</w:t>
        </w:r>
      </w:ins>
      <w:ins w:id="95" w:author="Martin, Greta Katherine" w:date="2025-04-01T14:35:00Z" w16du:dateUtc="2025-04-01T18:35:00Z">
        <w:r w:rsidR="00FA1C0B">
          <w:rPr>
            <w:rFonts w:ascii="Times New Roman" w:hAnsi="Times New Roman" w:cs="Times New Roman"/>
          </w:rPr>
          <w:t xml:space="preserve"> greenspace and mor</w:t>
        </w:r>
      </w:ins>
      <w:ins w:id="96" w:author="Martin, Greta Katherine" w:date="2025-04-01T14:36:00Z" w16du:dateUtc="2025-04-01T18:36:00Z">
        <w:r w:rsidR="00FA1C0B">
          <w:rPr>
            <w:rFonts w:ascii="Times New Roman" w:hAnsi="Times New Roman" w:cs="Times New Roman"/>
          </w:rPr>
          <w:t xml:space="preserve">tality that we use for our health impact </w:t>
        </w:r>
        <w:proofErr w:type="gramStart"/>
        <w:r w:rsidR="00FA1C0B">
          <w:rPr>
            <w:rFonts w:ascii="Times New Roman" w:hAnsi="Times New Roman" w:cs="Times New Roman"/>
          </w:rPr>
          <w:t>assessment,</w:t>
        </w:r>
        <w:proofErr w:type="gramEnd"/>
        <w:r w:rsidR="00FA1C0B">
          <w:rPr>
            <w:rFonts w:ascii="Times New Roman" w:hAnsi="Times New Roman" w:cs="Times New Roman"/>
          </w:rPr>
          <w:t xml:space="preserve"> we removed pixels representing water and clouds. </w:t>
        </w:r>
      </w:ins>
      <w:r w:rsidR="00703441">
        <w:rPr>
          <w:rFonts w:ascii="Times New Roman" w:hAnsi="Times New Roman" w:cs="Times New Roman"/>
        </w:rPr>
        <w:t>To remove cloudy pixels, w</w:t>
      </w:r>
      <w:r w:rsidR="00064A1A">
        <w:rPr>
          <w:rFonts w:ascii="Times New Roman" w:hAnsi="Times New Roman" w:cs="Times New Roman"/>
        </w:rPr>
        <w:t>e used the “</w:t>
      </w:r>
      <w:proofErr w:type="spellStart"/>
      <w:r w:rsidR="00064A1A">
        <w:rPr>
          <w:rFonts w:ascii="Times New Roman" w:hAnsi="Times New Roman" w:cs="Times New Roman"/>
        </w:rPr>
        <w:t>Landsat.simpleComposite</w:t>
      </w:r>
      <w:proofErr w:type="spellEnd"/>
      <w:r w:rsidR="00064A1A">
        <w:rPr>
          <w:rFonts w:ascii="Times New Roman" w:hAnsi="Times New Roman" w:cs="Times New Roman"/>
        </w:rPr>
        <w:t>” algorithm from GEE</w:t>
      </w:r>
      <w:r w:rsidR="00703441">
        <w:rPr>
          <w:rFonts w:ascii="Times New Roman" w:hAnsi="Times New Roman" w:cs="Times New Roman"/>
        </w:rPr>
        <w:t>.</w:t>
      </w:r>
      <w:r w:rsidR="00064A1A">
        <w:rPr>
          <w:rFonts w:ascii="Times New Roman" w:hAnsi="Times New Roman" w:cs="Times New Roman"/>
        </w:rPr>
        <w:t xml:space="preserve"> </w:t>
      </w:r>
      <w:r w:rsidR="005D506E">
        <w:rPr>
          <w:rFonts w:ascii="Times New Roman" w:hAnsi="Times New Roman" w:cs="Times New Roman"/>
        </w:rPr>
        <w:t>W</w:t>
      </w:r>
      <w:r w:rsidR="0060540D">
        <w:rPr>
          <w:rFonts w:ascii="Times New Roman" w:hAnsi="Times New Roman" w:cs="Times New Roman"/>
        </w:rPr>
        <w:t xml:space="preserve">e used the Joint Research </w:t>
      </w:r>
      <w:del w:id="97" w:author="Martin, Greta Katherine" w:date="2025-04-02T15:20:00Z" w16du:dateUtc="2025-04-02T19:20:00Z">
        <w:r w:rsidR="00827425" w:rsidDel="00B53F41">
          <w:rPr>
            <w:rFonts w:ascii="Times New Roman" w:hAnsi="Times New Roman" w:cs="Times New Roman"/>
          </w:rPr>
          <w:delText>Commission</w:delText>
        </w:r>
        <w:r w:rsidR="006E45F4" w:rsidDel="00B53F41">
          <w:rPr>
            <w:rFonts w:ascii="Times New Roman" w:hAnsi="Times New Roman" w:cs="Times New Roman"/>
          </w:rPr>
          <w:delText xml:space="preserve"> </w:delText>
        </w:r>
      </w:del>
      <w:ins w:id="98" w:author="Martin, Greta Katherine" w:date="2025-04-02T15:20:00Z" w16du:dateUtc="2025-04-02T19:20:00Z">
        <w:r w:rsidR="00B53F41">
          <w:rPr>
            <w:rFonts w:ascii="Times New Roman" w:hAnsi="Times New Roman" w:cs="Times New Roman"/>
          </w:rPr>
          <w:t xml:space="preserve">Centre </w:t>
        </w:r>
      </w:ins>
      <w:r w:rsidR="006E45F4">
        <w:rPr>
          <w:rFonts w:ascii="Times New Roman" w:hAnsi="Times New Roman" w:cs="Times New Roman"/>
        </w:rPr>
        <w:t>(JRC)</w:t>
      </w:r>
      <w:r w:rsidR="00827425">
        <w:rPr>
          <w:rFonts w:ascii="Times New Roman" w:hAnsi="Times New Roman" w:cs="Times New Roman"/>
        </w:rPr>
        <w:t>’s</w:t>
      </w:r>
      <w:r w:rsidR="0060540D">
        <w:rPr>
          <w:rFonts w:ascii="Times New Roman" w:hAnsi="Times New Roman" w:cs="Times New Roman"/>
        </w:rPr>
        <w:t xml:space="preserve"> </w:t>
      </w:r>
      <w:r w:rsidR="005D506E">
        <w:rPr>
          <w:rFonts w:ascii="Times New Roman" w:hAnsi="Times New Roman" w:cs="Times New Roman"/>
        </w:rPr>
        <w:t xml:space="preserve">Landsat-derived </w:t>
      </w:r>
      <w:r>
        <w:rPr>
          <w:rFonts w:ascii="Times New Roman" w:hAnsi="Times New Roman" w:cs="Times New Roman"/>
        </w:rPr>
        <w:t xml:space="preserve">global surface water </w:t>
      </w:r>
      <w:r w:rsidR="0078361F">
        <w:rPr>
          <w:rFonts w:ascii="Times New Roman" w:hAnsi="Times New Roman" w:cs="Times New Roman"/>
        </w:rPr>
        <w:t>dataset</w:t>
      </w:r>
      <w:r w:rsidR="006E4C2C">
        <w:rPr>
          <w:rFonts w:ascii="Times New Roman" w:hAnsi="Times New Roman" w:cs="Times New Roman"/>
        </w:rPr>
        <w:t xml:space="preserve"> (30m resolution)</w:t>
      </w:r>
      <w:r w:rsidR="0078361F">
        <w:rPr>
          <w:rFonts w:ascii="Times New Roman" w:hAnsi="Times New Roman" w:cs="Times New Roman"/>
        </w:rPr>
        <w:t xml:space="preserve"> </w:t>
      </w:r>
      <w:r w:rsidR="00827425">
        <w:rPr>
          <w:rFonts w:ascii="Times New Roman" w:hAnsi="Times New Roman" w:cs="Times New Roman"/>
        </w:rPr>
        <w:t xml:space="preserve">to </w:t>
      </w:r>
      <w:r w:rsidR="005D506E">
        <w:rPr>
          <w:rFonts w:ascii="Times New Roman" w:hAnsi="Times New Roman" w:cs="Times New Roman"/>
        </w:rPr>
        <w:t xml:space="preserve">exclude </w:t>
      </w:r>
      <w:r w:rsidR="00827425">
        <w:rPr>
          <w:rFonts w:ascii="Times New Roman" w:hAnsi="Times New Roman" w:cs="Times New Roman"/>
        </w:rPr>
        <w:t xml:space="preserve">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sidR="005D506E">
        <w:rPr>
          <w:rFonts w:ascii="Times New Roman" w:hAnsi="Times New Roman" w:cs="Times New Roman"/>
        </w:rPr>
        <w:t>.</w:t>
      </w:r>
      <w:r>
        <w:rPr>
          <w:rFonts w:ascii="Times New Roman" w:hAnsi="Times New Roman" w:cs="Times New Roman"/>
        </w:rPr>
        <w:t>”</w:t>
      </w:r>
      <w:r w:rsidR="00524E7C">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rPr>
          <w:rFonts w:ascii="Times New Roman" w:hAnsi="Times New Roman" w:cs="Times New Roman"/>
        </w:rPr>
        <w:fldChar w:fldCharType="separate"/>
      </w:r>
      <w:r w:rsidR="00E34A08" w:rsidRPr="00E34A08">
        <w:rPr>
          <w:rFonts w:ascii="Times New Roman" w:hAnsi="Times New Roman" w:cs="Times New Roman"/>
          <w:vertAlign w:val="superscript"/>
        </w:rPr>
        <w:t>22</w:t>
      </w:r>
      <w:r w:rsidR="00524E7C">
        <w:rPr>
          <w:rFonts w:ascii="Times New Roman" w:hAnsi="Times New Roman" w:cs="Times New Roman"/>
        </w:rPr>
        <w:fldChar w:fldCharType="end"/>
      </w:r>
      <w:r w:rsidR="005D506E">
        <w:rPr>
          <w:rFonts w:ascii="Times New Roman" w:hAnsi="Times New Roman" w:cs="Times New Roman"/>
        </w:rPr>
        <w:t xml:space="preserve"> </w:t>
      </w:r>
      <w:r w:rsidR="00827425">
        <w:rPr>
          <w:rFonts w:ascii="Times New Roman" w:hAnsi="Times New Roman" w:cs="Times New Roman"/>
        </w:rPr>
        <w:t xml:space="preserve">We used the 2015 </w:t>
      </w:r>
      <w:r w:rsidR="005D506E">
        <w:rPr>
          <w:rFonts w:ascii="Times New Roman" w:hAnsi="Times New Roman" w:cs="Times New Roman"/>
        </w:rPr>
        <w:t xml:space="preserve">JRC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p>
    <w:p w14:paraId="64CAEF0B" w14:textId="5E807EC6" w:rsidR="000231D0" w:rsidRDefault="000231D0" w:rsidP="00551D54">
      <w:pPr>
        <w:rPr>
          <w:rFonts w:ascii="Times New Roman" w:hAnsi="Times New Roman" w:cs="Times New Roman"/>
        </w:rPr>
      </w:pPr>
    </w:p>
    <w:p w14:paraId="0CB61711" w14:textId="01390EE7" w:rsidR="00441531" w:rsidRDefault="001329DE" w:rsidP="00441531">
      <w:pPr>
        <w:rPr>
          <w:rFonts w:ascii="Times New Roman" w:hAnsi="Times New Roman" w:cs="Times New Roman"/>
        </w:rPr>
      </w:pPr>
      <w:r>
        <w:rPr>
          <w:rFonts w:ascii="Times New Roman" w:hAnsi="Times New Roman" w:cs="Times New Roman"/>
        </w:rPr>
        <w:t>We</w:t>
      </w:r>
      <w:r w:rsidR="00024A18" w:rsidRPr="00435A59">
        <w:rPr>
          <w:rFonts w:ascii="Times New Roman" w:hAnsi="Times New Roman" w:cs="Times New Roman"/>
        </w:rPr>
        <w:t xml:space="preserve"> used</w:t>
      </w:r>
      <w:r>
        <w:rPr>
          <w:rFonts w:ascii="Times New Roman" w:hAnsi="Times New Roman" w:cs="Times New Roman"/>
        </w:rPr>
        <w:t xml:space="preserve"> Rojas-Rueda et al. </w:t>
      </w:r>
      <w:r w:rsidR="003A23CA">
        <w:rPr>
          <w:rFonts w:ascii="Times New Roman" w:hAnsi="Times New Roman" w:cs="Times New Roman"/>
        </w:rPr>
        <w:t xml:space="preserve">(2019)’s meta-analysis </w:t>
      </w:r>
      <w:r>
        <w:rPr>
          <w:rFonts w:ascii="Times New Roman" w:hAnsi="Times New Roman" w:cs="Times New Roman"/>
        </w:rPr>
        <w:t xml:space="preserve">to </w:t>
      </w:r>
      <w:r w:rsidR="00024A18">
        <w:rPr>
          <w:rFonts w:ascii="Times New Roman" w:hAnsi="Times New Roman" w:cs="Times New Roman"/>
        </w:rPr>
        <w:t>define the epidemiologic relationship between increased NDVI and reductions in all-cause mortality</w:t>
      </w:r>
      <w:r w:rsidR="003A23CA">
        <w:rPr>
          <w:rFonts w:ascii="Times New Roman" w:hAnsi="Times New Roman" w:cs="Times New Roman"/>
        </w:rPr>
        <w:t xml:space="preserve">. </w:t>
      </w:r>
      <w:ins w:id="99" w:author="Martin, Greta Katherine" w:date="2025-04-02T09:38:00Z" w16du:dateUtc="2025-04-02T13:38:00Z">
        <w:r w:rsidR="00CA27EC">
          <w:rPr>
            <w:rFonts w:ascii="Times New Roman" w:hAnsi="Times New Roman" w:cs="Times New Roman"/>
          </w:rPr>
          <w:t>The</w:t>
        </w:r>
      </w:ins>
      <w:ins w:id="100" w:author="Martin, Greta Katherine" w:date="2025-04-02T09:36:00Z" w16du:dateUtc="2025-04-02T13:36:00Z">
        <w:r w:rsidR="00CA27EC">
          <w:rPr>
            <w:rFonts w:ascii="Times New Roman" w:hAnsi="Times New Roman" w:cs="Times New Roman"/>
          </w:rPr>
          <w:t xml:space="preserve"> nine </w:t>
        </w:r>
      </w:ins>
      <w:ins w:id="101" w:author="Martin, Greta Katherine" w:date="2025-04-02T09:40:00Z" w16du:dateUtc="2025-04-02T13:40:00Z">
        <w:r w:rsidR="00CA27EC">
          <w:rPr>
            <w:rFonts w:ascii="Times New Roman" w:hAnsi="Times New Roman" w:cs="Times New Roman"/>
          </w:rPr>
          <w:t xml:space="preserve">longitudinal </w:t>
        </w:r>
      </w:ins>
      <w:ins w:id="102" w:author="Martin, Greta Katherine" w:date="2025-04-02T09:36:00Z" w16du:dateUtc="2025-04-02T13:36:00Z">
        <w:r w:rsidR="00CA27EC">
          <w:rPr>
            <w:rFonts w:ascii="Times New Roman" w:hAnsi="Times New Roman" w:cs="Times New Roman"/>
          </w:rPr>
          <w:t>studies included</w:t>
        </w:r>
      </w:ins>
      <w:ins w:id="103" w:author="Martin, Greta Katherine" w:date="2025-04-02T09:38:00Z" w16du:dateUtc="2025-04-02T13:38:00Z">
        <w:r w:rsidR="00CA27EC">
          <w:rPr>
            <w:rFonts w:ascii="Times New Roman" w:hAnsi="Times New Roman" w:cs="Times New Roman"/>
          </w:rPr>
          <w:t xml:space="preserve"> in th</w:t>
        </w:r>
      </w:ins>
      <w:ins w:id="104" w:author="Martin, Greta Katherine" w:date="2025-04-02T09:40:00Z" w16du:dateUtc="2025-04-02T13:40:00Z">
        <w:r w:rsidR="00CA27EC">
          <w:rPr>
            <w:rFonts w:ascii="Times New Roman" w:hAnsi="Times New Roman" w:cs="Times New Roman"/>
          </w:rPr>
          <w:t>is</w:t>
        </w:r>
      </w:ins>
      <w:ins w:id="105" w:author="Martin, Greta Katherine" w:date="2025-04-02T09:38:00Z" w16du:dateUtc="2025-04-02T13:38:00Z">
        <w:r w:rsidR="00CA27EC">
          <w:rPr>
            <w:rFonts w:ascii="Times New Roman" w:hAnsi="Times New Roman" w:cs="Times New Roman"/>
          </w:rPr>
          <w:t xml:space="preserve"> meta-analysis had follow-up periods ranging from four </w:t>
        </w:r>
      </w:ins>
      <w:ins w:id="106" w:author="Martin, Greta Katherine" w:date="2025-04-02T09:39:00Z" w16du:dateUtc="2025-04-02T13:39:00Z">
        <w:r w:rsidR="00CA27EC">
          <w:rPr>
            <w:rFonts w:ascii="Times New Roman" w:hAnsi="Times New Roman" w:cs="Times New Roman"/>
          </w:rPr>
          <w:t xml:space="preserve">to 18 years and </w:t>
        </w:r>
      </w:ins>
      <w:ins w:id="107" w:author="Martin, Greta Katherine" w:date="2025-04-02T09:36:00Z" w16du:dateUtc="2025-04-02T13:36:00Z">
        <w:r w:rsidR="00CA27EC">
          <w:rPr>
            <w:rFonts w:ascii="Times New Roman" w:hAnsi="Times New Roman" w:cs="Times New Roman"/>
          </w:rPr>
          <w:t>measure</w:t>
        </w:r>
      </w:ins>
      <w:ins w:id="108" w:author="Martin, Greta Katherine" w:date="2025-04-02T09:39:00Z" w16du:dateUtc="2025-04-02T13:39:00Z">
        <w:r w:rsidR="00CA27EC">
          <w:rPr>
            <w:rFonts w:ascii="Times New Roman" w:hAnsi="Times New Roman" w:cs="Times New Roman"/>
          </w:rPr>
          <w:t>d</w:t>
        </w:r>
      </w:ins>
      <w:ins w:id="109" w:author="Martin, Greta Katherine" w:date="2025-04-02T09:36:00Z" w16du:dateUtc="2025-04-02T13:36:00Z">
        <w:r w:rsidR="00CA27EC">
          <w:rPr>
            <w:rFonts w:ascii="Times New Roman" w:hAnsi="Times New Roman" w:cs="Times New Roman"/>
          </w:rPr>
          <w:t xml:space="preserve"> urban greenspace </w:t>
        </w:r>
      </w:ins>
      <w:ins w:id="110" w:author="Martin, Greta Katherine" w:date="2025-04-02T09:39:00Z" w16du:dateUtc="2025-04-02T13:39:00Z">
        <w:r w:rsidR="00CA27EC">
          <w:rPr>
            <w:rFonts w:ascii="Times New Roman" w:hAnsi="Times New Roman" w:cs="Times New Roman"/>
          </w:rPr>
          <w:t>using</w:t>
        </w:r>
      </w:ins>
      <w:ins w:id="111" w:author="Martin, Greta Katherine" w:date="2025-04-02T09:37:00Z" w16du:dateUtc="2025-04-02T13:37:00Z">
        <w:r w:rsidR="00CA27EC">
          <w:rPr>
            <w:rFonts w:ascii="Times New Roman" w:hAnsi="Times New Roman" w:cs="Times New Roman"/>
          </w:rPr>
          <w:t xml:space="preserve"> NDVI. </w:t>
        </w:r>
      </w:ins>
      <w:del w:id="112" w:author="Martin, Greta Katherine" w:date="2025-04-02T09:40:00Z" w16du:dateUtc="2025-04-02T13:40:00Z">
        <w:r w:rsidR="003A23CA" w:rsidDel="00CA27EC">
          <w:rPr>
            <w:rFonts w:ascii="Times New Roman" w:hAnsi="Times New Roman" w:cs="Times New Roman"/>
          </w:rPr>
          <w:delText>This meta-analysis</w:delText>
        </w:r>
        <w:r w:rsidR="00024A18" w:rsidDel="00CA27EC">
          <w:rPr>
            <w:rFonts w:ascii="Times New Roman" w:hAnsi="Times New Roman" w:cs="Times New Roman"/>
          </w:rPr>
          <w:delText xml:space="preserve"> includes</w:delText>
        </w:r>
      </w:del>
      <w:ins w:id="113" w:author="Martin, Greta Katherine" w:date="2025-04-02T09:40:00Z" w16du:dateUtc="2025-04-02T13:40:00Z">
        <w:r w:rsidR="00CA27EC">
          <w:rPr>
            <w:rFonts w:ascii="Times New Roman" w:hAnsi="Times New Roman" w:cs="Times New Roman"/>
          </w:rPr>
          <w:t>Three studies</w:t>
        </w:r>
      </w:ins>
      <w:del w:id="114" w:author="Martin, Greta Katherine" w:date="2025-04-02T09:40:00Z" w16du:dateUtc="2025-04-02T13:40:00Z">
        <w:r w:rsidR="00024A18" w:rsidDel="00CA27EC">
          <w:rPr>
            <w:rFonts w:ascii="Times New Roman" w:hAnsi="Times New Roman" w:cs="Times New Roman"/>
          </w:rPr>
          <w:delText xml:space="preserve"> </w:delText>
        </w:r>
      </w:del>
      <w:del w:id="115" w:author="Martin, Greta Katherine" w:date="2025-04-02T09:36:00Z" w16du:dateUtc="2025-04-02T13:36:00Z">
        <w:r w:rsidR="00024A18" w:rsidDel="00CA27EC">
          <w:rPr>
            <w:rFonts w:ascii="Times New Roman" w:hAnsi="Times New Roman" w:cs="Times New Roman"/>
          </w:rPr>
          <w:delText>s</w:delText>
        </w:r>
        <w:r w:rsidR="00024A18" w:rsidRPr="00435A59" w:rsidDel="00CA27EC">
          <w:rPr>
            <w:rFonts w:ascii="Times New Roman" w:hAnsi="Times New Roman" w:cs="Times New Roman"/>
          </w:rPr>
          <w:delText xml:space="preserve">everal </w:delText>
        </w:r>
      </w:del>
      <w:del w:id="116" w:author="Martin, Greta Katherine" w:date="2025-04-02T09:40:00Z" w16du:dateUtc="2025-04-02T13:40:00Z">
        <w:r w:rsidR="00024A18" w:rsidRPr="00435A59" w:rsidDel="00CA27EC">
          <w:rPr>
            <w:rFonts w:ascii="Times New Roman" w:hAnsi="Times New Roman" w:cs="Times New Roman"/>
          </w:rPr>
          <w:delText xml:space="preserve">large cohort studies </w:delText>
        </w:r>
        <w:r w:rsidR="00D968AB" w:rsidDel="00CA27EC">
          <w:rPr>
            <w:rFonts w:ascii="Times New Roman" w:hAnsi="Times New Roman" w:cs="Times New Roman"/>
          </w:rPr>
          <w:delText xml:space="preserve">in Spain, Canada, and Australia </w:delText>
        </w:r>
        <w:r w:rsidR="00024A18" w:rsidDel="00CA27EC">
          <w:rPr>
            <w:rFonts w:ascii="Times New Roman" w:hAnsi="Times New Roman" w:cs="Times New Roman"/>
          </w:rPr>
          <w:delText>that</w:delText>
        </w:r>
      </w:del>
      <w:r w:rsidR="00024A18">
        <w:rPr>
          <w:rFonts w:ascii="Times New Roman" w:hAnsi="Times New Roman" w:cs="Times New Roman"/>
        </w:rPr>
        <w:t xml:space="preserve"> </w:t>
      </w:r>
      <w:r w:rsidR="00024A18" w:rsidRPr="00435A59">
        <w:rPr>
          <w:rFonts w:ascii="Times New Roman" w:hAnsi="Times New Roman" w:cs="Times New Roman"/>
        </w:rPr>
        <w:t xml:space="preserve">defined greenspace using the average NDVI value </w:t>
      </w:r>
      <w:r w:rsidR="00024A18">
        <w:rPr>
          <w:rFonts w:ascii="Times New Roman" w:hAnsi="Times New Roman" w:cs="Times New Roman"/>
        </w:rPr>
        <w:t>from</w:t>
      </w:r>
      <w:r w:rsidR="00024A18" w:rsidRPr="00435A59">
        <w:rPr>
          <w:rFonts w:ascii="Times New Roman" w:hAnsi="Times New Roman" w:cs="Times New Roman"/>
        </w:rPr>
        <w:t xml:space="preserve"> the greenest season</w:t>
      </w:r>
      <w:ins w:id="117" w:author="Martin, Greta Katherine" w:date="2025-04-02T09:42:00Z" w16du:dateUtc="2025-04-02T13:42:00Z">
        <w:r w:rsidR="00CA27EC">
          <w:rPr>
            <w:rFonts w:ascii="Times New Roman" w:hAnsi="Times New Roman" w:cs="Times New Roman"/>
          </w:rPr>
          <w:t xml:space="preserve"> of each year</w:t>
        </w:r>
      </w:ins>
      <w:ins w:id="118" w:author="Martin, Greta Katherine" w:date="2025-04-02T09:41:00Z" w16du:dateUtc="2025-04-02T13:41:00Z">
        <w:r w:rsidR="00CA27EC">
          <w:rPr>
            <w:rFonts w:ascii="Times New Roman" w:hAnsi="Times New Roman" w:cs="Times New Roman"/>
          </w:rPr>
          <w:t xml:space="preserve"> </w:t>
        </w:r>
      </w:ins>
      <w:ins w:id="119" w:author="Martin, Greta Katherine" w:date="2025-04-02T09:42:00Z" w16du:dateUtc="2025-04-02T13:42:00Z">
        <w:r w:rsidR="00CA27EC">
          <w:rPr>
            <w:rFonts w:ascii="Times New Roman" w:hAnsi="Times New Roman" w:cs="Times New Roman"/>
          </w:rPr>
          <w:t>within the</w:t>
        </w:r>
      </w:ins>
      <w:ins w:id="120" w:author="Martin, Greta Katherine" w:date="2025-04-02T09:41:00Z" w16du:dateUtc="2025-04-02T13:41:00Z">
        <w:r w:rsidR="00CA27EC">
          <w:rPr>
            <w:rFonts w:ascii="Times New Roman" w:hAnsi="Times New Roman" w:cs="Times New Roman"/>
          </w:rPr>
          <w:t xml:space="preserve"> study period</w:t>
        </w:r>
      </w:ins>
      <w:ins w:id="121" w:author="Martin, Greta Katherine" w:date="2025-04-02T09:34:00Z" w16du:dateUtc="2025-04-02T13:34:00Z">
        <w:r w:rsidR="00CA27EC">
          <w:rPr>
            <w:rFonts w:ascii="Times New Roman" w:hAnsi="Times New Roman" w:cs="Times New Roman"/>
          </w:rPr>
          <w:t>,</w:t>
        </w:r>
      </w:ins>
      <w:ins w:id="122" w:author="Martin, Greta Katherine" w:date="2025-04-01T14:47:00Z" w16du:dateUtc="2025-04-01T18:47:00Z">
        <w:r w:rsidR="00343620">
          <w:rPr>
            <w:rFonts w:ascii="Times New Roman" w:hAnsi="Times New Roman" w:cs="Times New Roman"/>
          </w:rPr>
          <w:t xml:space="preserve"> </w:t>
        </w:r>
      </w:ins>
      <w:ins w:id="123" w:author="Martin, Greta Katherine" w:date="2025-04-02T09:41:00Z" w16du:dateUtc="2025-04-02T13:41:00Z">
        <w:r w:rsidR="00CA27EC">
          <w:rPr>
            <w:rFonts w:ascii="Times New Roman" w:hAnsi="Times New Roman" w:cs="Times New Roman"/>
          </w:rPr>
          <w:t>while</w:t>
        </w:r>
      </w:ins>
      <w:ins w:id="124" w:author="Martin, Greta Katherine" w:date="2025-04-01T14:48:00Z" w16du:dateUtc="2025-04-01T18:48:00Z">
        <w:r w:rsidR="00343620">
          <w:rPr>
            <w:rFonts w:ascii="Times New Roman" w:hAnsi="Times New Roman" w:cs="Times New Roman"/>
          </w:rPr>
          <w:t xml:space="preserve"> </w:t>
        </w:r>
      </w:ins>
      <w:ins w:id="125" w:author="Martin, Greta Katherine" w:date="2025-04-02T09:34:00Z" w16du:dateUtc="2025-04-02T13:34:00Z">
        <w:r w:rsidR="00CA27EC">
          <w:rPr>
            <w:rFonts w:ascii="Times New Roman" w:hAnsi="Times New Roman" w:cs="Times New Roman"/>
          </w:rPr>
          <w:t>four</w:t>
        </w:r>
      </w:ins>
      <w:ins w:id="126" w:author="Martin, Greta Katherine" w:date="2025-04-01T14:48:00Z" w16du:dateUtc="2025-04-01T18:48:00Z">
        <w:r w:rsidR="00343620">
          <w:rPr>
            <w:rFonts w:ascii="Times New Roman" w:hAnsi="Times New Roman" w:cs="Times New Roman"/>
          </w:rPr>
          <w:t xml:space="preserve"> others use</w:t>
        </w:r>
      </w:ins>
      <w:ins w:id="127" w:author="Martin, Greta Katherine" w:date="2025-04-02T09:41:00Z" w16du:dateUtc="2025-04-02T13:41:00Z">
        <w:r w:rsidR="00CA27EC">
          <w:rPr>
            <w:rFonts w:ascii="Times New Roman" w:hAnsi="Times New Roman" w:cs="Times New Roman"/>
          </w:rPr>
          <w:t>s</w:t>
        </w:r>
      </w:ins>
      <w:ins w:id="128" w:author="Martin, Greta Katherine" w:date="2025-04-01T14:48:00Z" w16du:dateUtc="2025-04-01T18:48:00Z">
        <w:r w:rsidR="00343620">
          <w:rPr>
            <w:rFonts w:ascii="Times New Roman" w:hAnsi="Times New Roman" w:cs="Times New Roman"/>
          </w:rPr>
          <w:t xml:space="preserve"> the greenest day or greenest month</w:t>
        </w:r>
      </w:ins>
      <w:ins w:id="129" w:author="Martin, Greta Katherine" w:date="2025-04-02T09:33:00Z" w16du:dateUtc="2025-04-02T13:33:00Z">
        <w:r w:rsidR="00CA27EC">
          <w:rPr>
            <w:rFonts w:ascii="Times New Roman" w:hAnsi="Times New Roman" w:cs="Times New Roman"/>
          </w:rPr>
          <w:t xml:space="preserve"> </w:t>
        </w:r>
      </w:ins>
      <w:ins w:id="130" w:author="Martin, Greta Katherine" w:date="2025-04-02T09:34:00Z" w16du:dateUtc="2025-04-02T13:34:00Z">
        <w:r w:rsidR="00CA27EC">
          <w:rPr>
            <w:rFonts w:ascii="Times New Roman" w:hAnsi="Times New Roman" w:cs="Times New Roman"/>
          </w:rPr>
          <w:t xml:space="preserve">from a representative year </w:t>
        </w:r>
      </w:ins>
      <w:ins w:id="131" w:author="Martin, Greta Katherine" w:date="2025-04-02T09:41:00Z" w16du:dateUtc="2025-04-02T13:41:00Z">
        <w:r w:rsidR="00CA27EC">
          <w:rPr>
            <w:rFonts w:ascii="Times New Roman" w:hAnsi="Times New Roman" w:cs="Times New Roman"/>
          </w:rPr>
          <w:t>or years</w:t>
        </w:r>
      </w:ins>
      <w:r w:rsidR="00024A18" w:rsidRPr="00435A59">
        <w:rPr>
          <w:rFonts w:ascii="Times New Roman" w:hAnsi="Times New Roman" w:cs="Times New Roman"/>
        </w:rPr>
        <w:t>.</w:t>
      </w:r>
      <w:r w:rsidR="00024A18" w:rsidRPr="00435A59">
        <w:rPr>
          <w:rFonts w:ascii="Times New Roman" w:hAnsi="Times New Roman" w:cs="Times New Roman"/>
        </w:rPr>
        <w:fldChar w:fldCharType="begin"/>
      </w:r>
      <w:r w:rsidR="00B050E8">
        <w:rPr>
          <w:rFonts w:ascii="Times New Roman" w:hAnsi="Times New Roman" w:cs="Times New Roman"/>
        </w:rPr>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rPr>
          <w:rFonts w:ascii="Times New Roman" w:hAnsi="Times New Roman" w:cs="Times New Roman"/>
        </w:rPr>
        <w:fldChar w:fldCharType="separate"/>
      </w:r>
      <w:r w:rsidR="00B050E8" w:rsidRPr="00B050E8">
        <w:rPr>
          <w:rFonts w:ascii="Times New Roman" w:hAnsi="Times New Roman" w:cs="Times New Roman"/>
          <w:vertAlign w:val="superscript"/>
        </w:rPr>
        <w:t>23–31</w:t>
      </w:r>
      <w:r w:rsidR="00024A18" w:rsidRPr="00435A59">
        <w:rPr>
          <w:rFonts w:ascii="Times New Roman" w:hAnsi="Times New Roman" w:cs="Times New Roman"/>
        </w:rPr>
        <w:fldChar w:fldCharType="end"/>
      </w:r>
      <w:r w:rsidR="00024A18" w:rsidRPr="00435A59">
        <w:rPr>
          <w:rFonts w:ascii="Times New Roman" w:hAnsi="Times New Roman" w:cs="Times New Roman"/>
        </w:rPr>
        <w:t xml:space="preserve"> </w:t>
      </w:r>
      <w:ins w:id="132" w:author="Martin, Greta Katherine" w:date="2025-04-02T09:44:00Z" w16du:dateUtc="2025-04-02T13:44:00Z">
        <w:r w:rsidR="006648D7">
          <w:rPr>
            <w:rFonts w:ascii="Times New Roman" w:hAnsi="Times New Roman" w:cs="Times New Roman"/>
          </w:rPr>
          <w:t xml:space="preserve">To align </w:t>
        </w:r>
      </w:ins>
      <w:ins w:id="133" w:author="Martin, Greta Katherine" w:date="2025-04-02T09:45:00Z" w16du:dateUtc="2025-04-02T13:45:00Z">
        <w:r w:rsidR="006648D7">
          <w:rPr>
            <w:rFonts w:ascii="Times New Roman" w:hAnsi="Times New Roman" w:cs="Times New Roman"/>
          </w:rPr>
          <w:t>with the most commonly used exposure metric by the studies included in this meta-analysis, w</w:t>
        </w:r>
      </w:ins>
      <w:del w:id="134" w:author="Martin, Greta Katherine" w:date="2025-04-02T09:45:00Z" w16du:dateUtc="2025-04-02T13:45:00Z">
        <w:r w:rsidR="00024A18" w:rsidDel="006648D7">
          <w:rPr>
            <w:rFonts w:ascii="Times New Roman" w:hAnsi="Times New Roman" w:cs="Times New Roman"/>
          </w:rPr>
          <w:delText>W</w:delText>
        </w:r>
      </w:del>
      <w:r w:rsidR="00024A18">
        <w:rPr>
          <w:rFonts w:ascii="Times New Roman" w:hAnsi="Times New Roman" w:cs="Times New Roman"/>
        </w:rPr>
        <w:t>e therefore calculated the population-weighted greenest season NDVI</w:t>
      </w:r>
      <w:del w:id="135" w:author="Martin, Greta Katherine" w:date="2025-04-02T09:45:00Z" w16du:dateUtc="2025-04-02T13:45:00Z">
        <w:r w:rsidR="00024A18" w:rsidDel="006648D7">
          <w:rPr>
            <w:rFonts w:ascii="Times New Roman" w:hAnsi="Times New Roman" w:cs="Times New Roman"/>
          </w:rPr>
          <w:delText xml:space="preserve"> </w:delText>
        </w:r>
      </w:del>
      <w:ins w:id="136" w:author="Martin, Greta Katherine" w:date="2025-04-02T09:45:00Z" w16du:dateUtc="2025-04-02T13:45:00Z">
        <w:r w:rsidR="006648D7">
          <w:rPr>
            <w:rFonts w:ascii="Times New Roman" w:hAnsi="Times New Roman" w:cs="Times New Roman"/>
          </w:rPr>
          <w:t xml:space="preserve">. </w:t>
        </w:r>
      </w:ins>
      <w:del w:id="137" w:author="Martin, Greta Katherine" w:date="2025-04-02T09:45:00Z" w16du:dateUtc="2025-04-02T13:45:00Z">
        <w:r w:rsidR="00024A18" w:rsidDel="006648D7">
          <w:rPr>
            <w:rFonts w:ascii="Times New Roman" w:hAnsi="Times New Roman" w:cs="Times New Roman"/>
          </w:rPr>
          <w:delText>to align with th</w:delText>
        </w:r>
      </w:del>
      <w:del w:id="138" w:author="Martin, Greta Katherine" w:date="2025-04-01T14:48:00Z" w16du:dateUtc="2025-04-01T18:48:00Z">
        <w:r w:rsidR="00024A18" w:rsidDel="00886996">
          <w:rPr>
            <w:rFonts w:ascii="Times New Roman" w:hAnsi="Times New Roman" w:cs="Times New Roman"/>
          </w:rPr>
          <w:delText xml:space="preserve">is </w:delText>
        </w:r>
      </w:del>
      <w:del w:id="139" w:author="Martin, Greta Katherine" w:date="2025-04-02T09:45:00Z" w16du:dateUtc="2025-04-02T13:45:00Z">
        <w:r w:rsidR="00024A18" w:rsidDel="006648D7">
          <w:rPr>
            <w:rFonts w:ascii="Times New Roman" w:hAnsi="Times New Roman" w:cs="Times New Roman"/>
          </w:rPr>
          <w:delText xml:space="preserve">metric. </w:delText>
        </w:r>
      </w:del>
      <w:r w:rsidR="00E83E43">
        <w:rPr>
          <w:rFonts w:ascii="Times New Roman" w:hAnsi="Times New Roman" w:cs="Times New Roman"/>
        </w:rPr>
        <w:t>After removing water pixels, we</w:t>
      </w:r>
      <w:r w:rsidR="000231D0">
        <w:rPr>
          <w:rFonts w:ascii="Times New Roman" w:hAnsi="Times New Roman" w:cs="Times New Roman"/>
        </w:rPr>
        <w:t xml:space="preserve"> calculated </w:t>
      </w:r>
      <w:r w:rsidR="00A706D9">
        <w:rPr>
          <w:rFonts w:ascii="Times New Roman" w:hAnsi="Times New Roman" w:cs="Times New Roman"/>
        </w:rPr>
        <w:t xml:space="preserve">pixel-level </w:t>
      </w:r>
      <w:r w:rsidR="000231D0">
        <w:rPr>
          <w:rFonts w:ascii="Times New Roman" w:hAnsi="Times New Roman" w:cs="Times New Roman"/>
        </w:rPr>
        <w:t xml:space="preserve">NDVI averages for </w:t>
      </w:r>
      <w:r w:rsidR="006E4C2C">
        <w:rPr>
          <w:rFonts w:ascii="Times New Roman" w:hAnsi="Times New Roman" w:cs="Times New Roman"/>
        </w:rPr>
        <w:t>each season</w:t>
      </w:r>
      <w:r w:rsidR="000231D0">
        <w:rPr>
          <w:rFonts w:ascii="Times New Roman" w:hAnsi="Times New Roman" w:cs="Times New Roman"/>
        </w:rPr>
        <w:t>:</w:t>
      </w:r>
      <w:r w:rsidR="00E93D78">
        <w:rPr>
          <w:rFonts w:ascii="Times New Roman" w:hAnsi="Times New Roman" w:cs="Times New Roman"/>
        </w:rPr>
        <w:t xml:space="preserve"> </w:t>
      </w:r>
      <w:r w:rsidR="000231D0" w:rsidRPr="00E93D78">
        <w:rPr>
          <w:rFonts w:ascii="Times New Roman" w:hAnsi="Times New Roman" w:cs="Times New Roman"/>
        </w:rPr>
        <w:t>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rPr>
        <w:t>March 1 through May 31</w:t>
      </w:r>
      <w:r w:rsidR="00E93D78">
        <w:rPr>
          <w:rFonts w:ascii="Times New Roman" w:hAnsi="Times New Roman" w:cs="Times New Roman"/>
        </w:rPr>
        <w:t xml:space="preserve">, </w:t>
      </w:r>
      <w:r w:rsidR="000231D0" w:rsidRPr="00E93D78">
        <w:rPr>
          <w:rFonts w:ascii="Times New Roman" w:hAnsi="Times New Roman" w:cs="Times New Roman"/>
        </w:rPr>
        <w:t>June 1 through August 31</w:t>
      </w:r>
      <w:r w:rsidR="00E93D78">
        <w:rPr>
          <w:rFonts w:ascii="Times New Roman" w:hAnsi="Times New Roman" w:cs="Times New Roman"/>
        </w:rPr>
        <w:t xml:space="preserve">, and </w:t>
      </w:r>
      <w:r w:rsidR="000231D0" w:rsidRPr="00E93D78">
        <w:rPr>
          <w:rFonts w:ascii="Times New Roman" w:hAnsi="Times New Roman" w:cs="Times New Roman"/>
        </w:rPr>
        <w:t>September 1 through November 30.</w:t>
      </w:r>
      <w:r w:rsidR="00D95A79">
        <w:rPr>
          <w:rFonts w:ascii="Times New Roman" w:hAnsi="Times New Roman" w:cs="Times New Roman"/>
        </w:rPr>
        <w:t xml:space="preserve"> </w:t>
      </w:r>
      <w:r w:rsidR="00C662A0">
        <w:rPr>
          <w:rFonts w:ascii="Times New Roman" w:hAnsi="Times New Roman" w:cs="Times New Roman"/>
        </w:rPr>
        <w:t xml:space="preserve">We averaged </w:t>
      </w:r>
      <w:r w:rsidR="00037559">
        <w:rPr>
          <w:rFonts w:ascii="Times New Roman" w:hAnsi="Times New Roman" w:cs="Times New Roman"/>
        </w:rPr>
        <w:t>all Landsat images within these time periods.</w:t>
      </w:r>
      <w:r w:rsidR="00837BA6">
        <w:rPr>
          <w:rFonts w:ascii="Times New Roman" w:hAnsi="Times New Roman" w:cs="Times New Roman"/>
        </w:rPr>
        <w:t xml:space="preserve"> </w:t>
      </w:r>
      <w:r w:rsidR="00A706D9">
        <w:rPr>
          <w:rFonts w:ascii="Times New Roman" w:hAnsi="Times New Roman" w:cs="Times New Roman"/>
        </w:rPr>
        <w:t>W</w:t>
      </w:r>
      <w:r w:rsidR="000231D0">
        <w:rPr>
          <w:rFonts w:ascii="Times New Roman" w:hAnsi="Times New Roman" w:cs="Times New Roman"/>
        </w:rPr>
        <w:t xml:space="preserve">e combined our </w:t>
      </w:r>
      <w:r w:rsidR="00A706D9">
        <w:rPr>
          <w:rFonts w:ascii="Times New Roman" w:hAnsi="Times New Roman" w:cs="Times New Roman"/>
        </w:rPr>
        <w:t xml:space="preserve">pixel-level </w:t>
      </w:r>
      <w:r w:rsidR="007978FB">
        <w:rPr>
          <w:rFonts w:ascii="Times New Roman" w:hAnsi="Times New Roman" w:cs="Times New Roman"/>
        </w:rPr>
        <w:t xml:space="preserve">average seasonal 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ins w:id="140" w:author="Martin, Greta Katherine" w:date="2025-04-03T09:22:00Z" w16du:dateUtc="2025-04-03T13:22:00Z">
        <w:r w:rsidR="001F1B3D">
          <w:rPr>
            <w:rFonts w:ascii="Times New Roman" w:hAnsi="Times New Roman" w:cs="Times New Roman"/>
          </w:rPr>
          <w:t xml:space="preserve">total </w:t>
        </w:r>
      </w:ins>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 xml:space="preserve">l Human </w:t>
      </w:r>
      <w:r w:rsidR="00A92750">
        <w:rPr>
          <w:rFonts w:ascii="Times New Roman" w:hAnsi="Times New Roman" w:cs="Times New Roman"/>
        </w:rPr>
        <w:lastRenderedPageBreak/>
        <w:t>Settl</w:t>
      </w:r>
      <w:r w:rsidR="00A47834">
        <w:rPr>
          <w:rFonts w:ascii="Times New Roman" w:hAnsi="Times New Roman" w:cs="Times New Roman"/>
        </w:rPr>
        <w:t>e</w:t>
      </w:r>
      <w:r w:rsidR="00A92750">
        <w:rPr>
          <w:rFonts w:ascii="Times New Roman" w:hAnsi="Times New Roman" w:cs="Times New Roman"/>
        </w:rPr>
        <w:t>ment Layer</w:t>
      </w:r>
      <w:r w:rsidR="00A706D9">
        <w:rPr>
          <w:rFonts w:ascii="Times New Roman" w:hAnsi="Times New Roman" w:cs="Times New Roman"/>
        </w:rPr>
        <w:t xml:space="preserve"> to calculate a </w:t>
      </w:r>
      <w:r w:rsidR="00441531" w:rsidRPr="00435A59">
        <w:rPr>
          <w:rFonts w:ascii="Times New Roman" w:hAnsi="Times New Roman" w:cs="Times New Roman"/>
        </w:rPr>
        <w:t>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A706D9">
        <w:rPr>
          <w:rFonts w:ascii="Times New Roman" w:hAnsi="Times New Roman" w:cs="Times New Roman"/>
        </w:rPr>
        <w:t xml:space="preserve">average </w:t>
      </w:r>
      <w:r w:rsidR="00441531" w:rsidRPr="00435A59">
        <w:rPr>
          <w:rFonts w:ascii="Times New Roman" w:hAnsi="Times New Roman" w:cs="Times New Roman"/>
        </w:rPr>
        <w:t xml:space="preserve">NDVI </w:t>
      </w:r>
      <w:r w:rsidR="00441531">
        <w:rPr>
          <w:rFonts w:ascii="Times New Roman" w:hAnsi="Times New Roman" w:cs="Times New Roman"/>
        </w:rPr>
        <w:t xml:space="preserve">for each city </w:t>
      </w:r>
      <w:r w:rsidR="00A706D9">
        <w:rPr>
          <w:rFonts w:ascii="Times New Roman" w:hAnsi="Times New Roman" w:cs="Times New Roman"/>
        </w:rPr>
        <w:t xml:space="preserve">(Equation </w:t>
      </w:r>
      <w:r w:rsidR="00E91D7B">
        <w:rPr>
          <w:rFonts w:ascii="Times New Roman" w:hAnsi="Times New Roman" w:cs="Times New Roman"/>
        </w:rPr>
        <w:t>1</w:t>
      </w:r>
      <w:r w:rsidR="00A706D9">
        <w:rPr>
          <w:rFonts w:ascii="Times New Roman" w:hAnsi="Times New Roman" w:cs="Times New Roman"/>
        </w:rPr>
        <w:t>)</w:t>
      </w:r>
      <w:r w:rsidR="00441531">
        <w:rPr>
          <w:rFonts w:ascii="Times New Roman" w:hAnsi="Times New Roman" w:cs="Times New Roman"/>
        </w:rPr>
        <w:t xml:space="preserve">: </w:t>
      </w:r>
    </w:p>
    <w:p w14:paraId="409F8CCA" w14:textId="6B0B7256"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w:t>
      </w:r>
      <w:r w:rsidR="00E91D7B">
        <w:rPr>
          <w:rFonts w:ascii="Times New Roman" w:eastAsiaTheme="minorEastAsia" w:hAnsi="Times New Roman" w:cs="Times New Roman"/>
        </w:rPr>
        <w:t>1</w:t>
      </w:r>
      <w:r w:rsidRPr="00435A59">
        <w:rPr>
          <w:rFonts w:ascii="Times New Roman" w:eastAsiaTheme="minorEastAsia" w:hAnsi="Times New Roman" w:cs="Times New Roman"/>
        </w:rPr>
        <w:t xml:space="preserve">: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312E30D3" w:rsidR="004C72A3" w:rsidRDefault="004C72A3" w:rsidP="00441531">
      <w:pPr>
        <w:jc w:val="center"/>
        <w:rPr>
          <w:rFonts w:ascii="Times New Roman" w:eastAsiaTheme="minorEastAsia" w:hAnsi="Times New Roman" w:cs="Times New Roman"/>
        </w:rPr>
      </w:pPr>
    </w:p>
    <w:p w14:paraId="5662474D" w14:textId="7E22BFA0" w:rsidR="00294BE0" w:rsidRDefault="001F1B3D" w:rsidP="00551D54">
      <w:pPr>
        <w:rPr>
          <w:rFonts w:ascii="Times New Roman" w:hAnsi="Times New Roman" w:cs="Times New Roman"/>
        </w:rPr>
      </w:pPr>
      <w:ins w:id="141" w:author="Martin, Greta Katherine" w:date="2025-04-03T09:23:00Z" w16du:dateUtc="2025-04-03T13:23:00Z">
        <w:r>
          <w:rPr>
            <w:rFonts w:ascii="Times New Roman" w:hAnsi="Times New Roman" w:cs="Times New Roman"/>
          </w:rPr>
          <w:t xml:space="preserve">This dataset is updated every five years. </w:t>
        </w:r>
      </w:ins>
      <w:r w:rsidR="00024A18">
        <w:rPr>
          <w:rFonts w:ascii="Times New Roman" w:hAnsi="Times New Roman" w:cs="Times New Roman"/>
        </w:rPr>
        <w:t>We used t</w:t>
      </w:r>
      <w:r w:rsidR="00B356A6">
        <w:rPr>
          <w:rFonts w:ascii="Times New Roman" w:hAnsi="Times New Roman" w:cs="Times New Roman"/>
        </w:rPr>
        <w:t xml:space="preserve">he 2015 population </w:t>
      </w:r>
      <w:ins w:id="142" w:author="Martin, Greta Katherine" w:date="2025-04-03T09:24:00Z" w16du:dateUtc="2025-04-03T13:24:00Z">
        <w:r>
          <w:rPr>
            <w:rFonts w:ascii="Times New Roman" w:hAnsi="Times New Roman" w:cs="Times New Roman"/>
          </w:rPr>
          <w:t xml:space="preserve">spatial </w:t>
        </w:r>
      </w:ins>
      <w:r w:rsidR="00BC6708">
        <w:rPr>
          <w:rFonts w:ascii="Times New Roman" w:hAnsi="Times New Roman" w:cs="Times New Roman"/>
        </w:rPr>
        <w:t xml:space="preserve">distribution </w:t>
      </w:r>
      <w:r w:rsidR="00B356A6">
        <w:rPr>
          <w:rFonts w:ascii="Times New Roman" w:hAnsi="Times New Roman" w:cs="Times New Roman"/>
        </w:rPr>
        <w:t>for years 2014-2018 and the 2020 population</w:t>
      </w:r>
      <w:ins w:id="143" w:author="Martin, Greta Katherine" w:date="2025-04-03T09:24:00Z" w16du:dateUtc="2025-04-03T13:24:00Z">
        <w:r>
          <w:rPr>
            <w:rFonts w:ascii="Times New Roman" w:hAnsi="Times New Roman" w:cs="Times New Roman"/>
          </w:rPr>
          <w:t xml:space="preserve"> spatial</w:t>
        </w:r>
      </w:ins>
      <w:r w:rsidR="00B356A6">
        <w:rPr>
          <w:rFonts w:ascii="Times New Roman" w:hAnsi="Times New Roman" w:cs="Times New Roman"/>
        </w:rPr>
        <w:t xml:space="preserve"> </w:t>
      </w:r>
      <w:r w:rsidR="00BC6708">
        <w:rPr>
          <w:rFonts w:ascii="Times New Roman" w:hAnsi="Times New Roman" w:cs="Times New Roman"/>
        </w:rPr>
        <w:t xml:space="preserve">distribution </w:t>
      </w:r>
      <w:r w:rsidR="00B356A6">
        <w:rPr>
          <w:rFonts w:ascii="Times New Roman" w:hAnsi="Times New Roman" w:cs="Times New Roman"/>
        </w:rPr>
        <w:t xml:space="preserve">for years 2019-2023. </w:t>
      </w:r>
      <w:r w:rsidR="00E91D7B">
        <w:rPr>
          <w:rFonts w:ascii="Times New Roman" w:hAnsi="Times New Roman" w:cs="Times New Roman"/>
        </w:rPr>
        <w:t>For each year, we selected the highest population-weighted seasonal average NDVI, representing the greenest</w:t>
      </w:r>
      <w:r w:rsidR="00744A00">
        <w:rPr>
          <w:rFonts w:ascii="Times New Roman" w:hAnsi="Times New Roman" w:cs="Times New Roman"/>
        </w:rPr>
        <w:t xml:space="preserve"> or peak </w:t>
      </w:r>
      <w:r w:rsidR="00E91D7B">
        <w:rPr>
          <w:rFonts w:ascii="Times New Roman" w:hAnsi="Times New Roman" w:cs="Times New Roman"/>
        </w:rPr>
        <w:t xml:space="preserve">season, for each city. </w:t>
      </w:r>
    </w:p>
    <w:p w14:paraId="04A3882F" w14:textId="3CD9347A" w:rsidR="0060540D" w:rsidRDefault="0060540D" w:rsidP="000626A4">
      <w:pPr>
        <w:rPr>
          <w:rFonts w:ascii="Times New Roman" w:hAnsi="Times New Roman" w:cs="Times New Roman"/>
        </w:rPr>
      </w:pPr>
    </w:p>
    <w:p w14:paraId="2F1D9702" w14:textId="03BAD4CB"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1E45997E"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del w:id="144" w:author="Martin, Greta Katherine" w:date="2025-04-08T10:53:00Z" w16du:dateUtc="2025-04-08T14:53:00Z">
        <w:r w:rsidR="00AA34B4" w:rsidDel="005E2A24">
          <w:rPr>
            <w:color w:val="000000" w:themeColor="text1"/>
            <w:shd w:val="clear" w:color="auto" w:fill="FFFFFF"/>
          </w:rPr>
          <w:delText xml:space="preserve">The health impact equation is a function of baseline mortality rates, population, changes in greenspace exposure, </w:delText>
        </w:r>
        <w:r w:rsidR="00E32FAA" w:rsidDel="005E2A24">
          <w:rPr>
            <w:color w:val="000000" w:themeColor="text1"/>
            <w:shd w:val="clear" w:color="auto" w:fill="FFFFFF"/>
          </w:rPr>
          <w:delText xml:space="preserve">and the exposure-response function between NDVI and all-cause mortality. </w:delText>
        </w:r>
      </w:del>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ins w:id="145" w:author="Martin, Greta Katherine" w:date="2025-04-08T11:20:00Z" w16du:dateUtc="2025-04-08T15:20:00Z">
        <w:r w:rsidR="000A48F0">
          <w:rPr>
            <w:color w:val="000000" w:themeColor="text1"/>
            <w:shd w:val="clear" w:color="auto" w:fill="FFFFFF"/>
          </w:rPr>
          <w:t xml:space="preserve"> (Equation 2)</w:t>
        </w:r>
      </w:ins>
      <w:ins w:id="146" w:author="Martin, Greta Katherine" w:date="2025-04-08T10:54:00Z" w16du:dateUtc="2025-04-08T14:54:00Z">
        <w:r w:rsidR="005E2A24">
          <w:rPr>
            <w:color w:val="000000" w:themeColor="text1"/>
            <w:shd w:val="clear" w:color="auto" w:fill="FFFFFF"/>
          </w:rPr>
          <w:t>.</w:t>
        </w:r>
      </w:ins>
      <w:r w:rsidR="00E32FAA">
        <w:rPr>
          <w:color w:val="000000" w:themeColor="text1"/>
          <w:shd w:val="clear" w:color="auto" w:fill="FFFFFF"/>
        </w:rPr>
        <w:t xml:space="preserve"> </w:t>
      </w:r>
      <w:moveToRangeStart w:id="147" w:author="Martin, Greta Katherine" w:date="2025-04-08T10:57:00Z" w:name="move195002270"/>
      <w:moveTo w:id="148" w:author="Martin, Greta Katherine" w:date="2025-04-08T10:57:00Z" w16du:dateUtc="2025-04-08T14:57:00Z">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moveTo>
      <w:ins w:id="149" w:author="Martin, Greta Katherine" w:date="2025-04-08T11:17:00Z" w16du:dateUtc="2025-04-08T15:17:00Z">
        <w:r w:rsidR="000A48F0">
          <w:t xml:space="preserve"> at the 100m pixel (</w:t>
        </w:r>
        <w:proofErr w:type="spellStart"/>
        <w:r w:rsidR="000A48F0">
          <w:t>i</w:t>
        </w:r>
        <w:proofErr w:type="spellEnd"/>
        <w:r w:rsidR="000A48F0">
          <w:t xml:space="preserve">) level to align with </w:t>
        </w:r>
      </w:ins>
      <w:ins w:id="150" w:author="Martin, Greta Katherine" w:date="2025-04-08T11:18:00Z" w16du:dateUtc="2025-04-08T15:18:00Z">
        <w:r w:rsidR="000A48F0">
          <w:t xml:space="preserve">the resolution of </w:t>
        </w:r>
      </w:ins>
      <w:ins w:id="151" w:author="Martin, Greta Katherine" w:date="2025-04-08T11:17:00Z" w16du:dateUtc="2025-04-08T15:17:00Z">
        <w:r w:rsidR="000A48F0">
          <w:t>our population dataset</w:t>
        </w:r>
      </w:ins>
      <w:moveTo w:id="152" w:author="Martin, Greta Katherine" w:date="2025-04-08T10:57:00Z" w16du:dateUtc="2025-04-08T14:57:00Z">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moveTo w:id="153" w:author="Martin, Greta Katherine" w:date="2025-04-08T10:57:00Z" w16du:dateUtc="2025-04-08T14:57:00Z">
          <w:r w:rsidR="005E2A24">
            <w:rPr>
              <w:rFonts w:eastAsiaTheme="minorEastAsia"/>
            </w:rPr>
            <w:t>)</w:t>
          </w:r>
          <w:r w:rsidR="005E2A24" w:rsidRPr="00435A59">
            <w:t xml:space="preserve">. </w:t>
          </w:r>
          <w:r w:rsidR="005E2A24">
            <w:t xml:space="preserve">We opted to use a five-year average rather than compare individual years, because we observed large inter-annual variability in NDVI. </w:t>
          </w:r>
        </w:moveTo>
        <w:ins w:id="154" w:author="Martin, Greta Katherine" w:date="2025-04-08T10:58:00Z" w16du:dateUtc="2025-04-08T14:58:00Z">
          <w:r w:rsidR="005E2A24" w:rsidRPr="00E32FAA">
            <w:fldChar w:fldCharType="begin"/>
          </w:r>
          <w:r w:rsidR="005E2A24">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5E2A24" w:rsidRPr="00E32FAA">
            <w:fldChar w:fldCharType="separate"/>
          </w:r>
          <w:r w:rsidR="005E2A24" w:rsidRPr="00B050E8">
            <w:rPr>
              <w:color w:val="000000"/>
              <w:vertAlign w:val="superscript"/>
            </w:rPr>
            <w:t>9</w:t>
          </w:r>
          <w:r w:rsidR="005E2A24" w:rsidRPr="00E32FAA">
            <w:fldChar w:fldCharType="end"/>
          </w:r>
          <w:r w:rsidR="005E2A24">
            <w:t xml:space="preserve"> </w:t>
          </w:r>
          <w:r w:rsidR="005E2A24">
            <w:rPr>
              <w:color w:val="000000" w:themeColor="text1"/>
              <w:shd w:val="clear" w:color="auto" w:fill="FFFFFF"/>
            </w:rPr>
            <w:t>To calculate</w:t>
          </w:r>
          <w:r w:rsidR="005E2A24">
            <w:rPr>
              <w:color w:val="000000" w:themeColor="text1"/>
              <w:shd w:val="clear" w:color="auto" w:fill="FFFFFF"/>
            </w:rPr>
            <w:t xml:space="preserve"> the PAF</w:t>
          </w:r>
          <w:r w:rsidR="005E2A24">
            <w:rPr>
              <w:color w:val="000000" w:themeColor="text1"/>
              <w:shd w:val="clear" w:color="auto" w:fill="FFFFFF"/>
            </w:rPr>
            <w:t>, we</w:t>
          </w:r>
          <w:r w:rsidR="005E2A24">
            <w:rPr>
              <w:color w:val="000000" w:themeColor="text1"/>
              <w:shd w:val="clear" w:color="auto" w:fill="FFFFFF"/>
            </w:rPr>
            <w:t xml:space="preserve"> us</w:t>
          </w:r>
          <w:r w:rsidR="005E2A24">
            <w:rPr>
              <w:color w:val="000000" w:themeColor="text1"/>
              <w:shd w:val="clear" w:color="auto" w:fill="FFFFFF"/>
            </w:rPr>
            <w:t>ed</w:t>
          </w:r>
          <w:r w:rsidR="005E2A24">
            <w:rPr>
              <w:color w:val="000000" w:themeColor="text1"/>
              <w:shd w:val="clear" w:color="auto" w:fill="FFFFFF"/>
            </w:rPr>
            <w:t xml:space="preserve"> </w:t>
          </w:r>
          <w:r w:rsidR="005E2A24">
            <w:rPr>
              <w:color w:val="000000" w:themeColor="text1"/>
              <w:shd w:val="clear" w:color="auto" w:fill="FFFFFF"/>
            </w:rPr>
            <w:t xml:space="preserve">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ins>
        <w:ins w:id="155" w:author="Martin, Greta Katherine" w:date="2025-04-08T11:18:00Z" w16du:dateUtc="2025-04-08T15:18:00Z">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0A48F0">
            <w:t xml:space="preserve"> </w:t>
          </w:r>
        </w:ins>
        <w:ins w:id="156" w:author="Martin, Greta Katherine" w:date="2025-04-08T11:19:00Z" w16du:dateUtc="2025-04-08T15:19:00Z">
          <w:r w:rsidR="000A48F0">
            <w:t>We</w:t>
          </w:r>
        </w:ins>
        <w:ins w:id="157" w:author="Martin, Greta Katherine" w:date="2025-04-08T10:58:00Z" w16du:dateUtc="2025-04-08T14:58:00Z">
          <w:r w:rsidR="005E2A24">
            <w:rPr>
              <w:color w:val="000000" w:themeColor="text1"/>
              <w:shd w:val="clear" w:color="auto" w:fill="FFFFFF"/>
            </w:rPr>
            <w:t xml:space="preserve"> </w:t>
          </w:r>
        </w:ins>
        <w:ins w:id="158" w:author="Martin, Greta Katherine" w:date="2025-04-08T11:20:00Z" w16du:dateUtc="2025-04-08T15:20:00Z">
          <w:r w:rsidR="000A48F0">
            <w:rPr>
              <w:color w:val="000000" w:themeColor="text1"/>
              <w:shd w:val="clear" w:color="auto" w:fill="FFFFFF"/>
            </w:rPr>
            <w:t>scaled changes in NDVI</w:t>
          </w:r>
        </w:ins>
        <w:ins w:id="159" w:author="Martin, Greta Katherine" w:date="2025-04-08T10:58:00Z" w16du:dateUtc="2025-04-08T14:58:00Z">
          <w:r w:rsidR="005E2A24">
            <w:t xml:space="preserve"> by the unit increase of the hazard-ratio (0.1 increases in NDVI). </w:t>
          </w:r>
        </w:ins>
        <w:moveTo w:id="160" w:author="Martin, Greta Katherine" w:date="2025-04-08T10:57:00Z" w16du:dateUtc="2025-04-08T14:57:00Z">
          <w:del w:id="161" w:author="Martin, Greta Katherine" w:date="2025-04-08T11:21:00Z" w16du:dateUtc="2025-04-08T15:21:00Z">
            <w:r w:rsidR="005E2A24" w:rsidRPr="00E32FAA" w:rsidDel="000A48F0">
              <w:rPr>
                <w:color w:val="000000" w:themeColor="text1"/>
                <w:shd w:val="clear" w:color="auto" w:fill="FFFFFF"/>
              </w:rPr>
              <w:delText xml:space="preserve">We </w:delText>
            </w:r>
            <w:r w:rsidR="005E2A24" w:rsidDel="000A48F0">
              <w:rPr>
                <w:color w:val="000000" w:themeColor="text1"/>
                <w:shd w:val="clear" w:color="auto" w:fill="FFFFFF"/>
              </w:rPr>
              <w:delText>scaled</w:delText>
            </w:r>
            <w:r w:rsidR="005E2A24" w:rsidRPr="00E32FAA" w:rsidDel="000A48F0">
              <w:rPr>
                <w:color w:val="000000" w:themeColor="text1"/>
                <w:shd w:val="clear" w:color="auto" w:fill="FFFFFF"/>
              </w:rPr>
              <w:delText xml:space="preserve"> </w:delText>
            </w:r>
            <w:r w:rsidR="005E2A24" w:rsidDel="000A48F0">
              <w:rPr>
                <w:color w:val="000000" w:themeColor="text1"/>
                <w:shd w:val="clear" w:color="auto" w:fill="FFFFFF"/>
              </w:rPr>
              <w:delText>th</w:delText>
            </w:r>
          </w:del>
          <w:del w:id="162" w:author="Martin, Greta Katherine" w:date="2025-04-08T10:57:00Z" w16du:dateUtc="2025-04-08T14:57:00Z">
            <w:r w:rsidR="005E2A24" w:rsidDel="005E2A24">
              <w:rPr>
                <w:color w:val="000000" w:themeColor="text1"/>
                <w:shd w:val="clear" w:color="auto" w:fill="FFFFFF"/>
              </w:rPr>
              <w:delText>e</w:delText>
            </w:r>
          </w:del>
          <w:del w:id="163" w:author="Martin, Greta Katherine" w:date="2025-04-08T11:21:00Z" w16du:dateUtc="2025-04-08T15:21:00Z">
            <w:r w:rsidR="005E2A24" w:rsidDel="000A48F0">
              <w:rPr>
                <w:color w:val="000000" w:themeColor="text1"/>
                <w:shd w:val="clear" w:color="auto" w:fill="FFFFFF"/>
              </w:rPr>
              <w:delText xml:space="preserve"> change in greenspace </w:delText>
            </w:r>
            <w:r w:rsidR="005E2A24" w:rsidDel="000A48F0">
              <w:delText>(</w:delText>
            </w:r>
          </w:del>
          <m:oMath>
            <m:r>
              <w:del w:id="164" w:author="Martin, Greta Katherine" w:date="2025-04-08T11:21:00Z" w16du:dateUtc="2025-04-08T15:21:00Z">
                <w:rPr>
                  <w:rFonts w:ascii="Cambria Math" w:hAnsi="Cambria Math"/>
                </w:rPr>
                <m:t>ΔNDV</m:t>
              </w:del>
            </m:r>
            <m:sSub>
              <m:sSubPr>
                <m:ctrlPr>
                  <w:del w:id="165" w:author="Martin, Greta Katherine" w:date="2025-04-08T11:21:00Z" w16du:dateUtc="2025-04-08T15:21:00Z">
                    <w:rPr>
                      <w:rFonts w:ascii="Cambria Math" w:hAnsi="Cambria Math"/>
                      <w:i/>
                    </w:rPr>
                  </w:del>
                </m:ctrlPr>
              </m:sSubPr>
              <m:e>
                <m:r>
                  <w:del w:id="166" w:author="Martin, Greta Katherine" w:date="2025-04-08T11:21:00Z" w16du:dateUtc="2025-04-08T15:21:00Z">
                    <w:rPr>
                      <w:rFonts w:ascii="Cambria Math" w:hAnsi="Cambria Math"/>
                    </w:rPr>
                    <m:t>I</m:t>
                  </w:del>
                </m:r>
              </m:e>
              <m:sub>
                <m:r>
                  <w:del w:id="167" w:author="Martin, Greta Katherine" w:date="2025-04-08T11:21:00Z" w16du:dateUtc="2025-04-08T15:21:00Z">
                    <w:rPr>
                      <w:rFonts w:ascii="Cambria Math" w:hAnsi="Cambria Math"/>
                    </w:rPr>
                    <m:t>i</m:t>
                  </w:del>
                </m:r>
              </m:sub>
            </m:sSub>
          </m:oMath>
          <w:moveTo w:id="168" w:author="Martin, Greta Katherine" w:date="2025-04-08T10:57:00Z" w16du:dateUtc="2025-04-08T14:57:00Z">
            <w:del w:id="169" w:author="Martin, Greta Katherine" w:date="2025-04-08T11:21:00Z" w16du:dateUtc="2025-04-08T15:21:00Z">
              <w:r w:rsidR="005E2A24" w:rsidDel="000A48F0">
                <w:rPr>
                  <w:rFonts w:eastAsiaTheme="minorEastAsia"/>
                </w:rPr>
                <w:delText>)</w:delText>
              </w:r>
              <w:r w:rsidR="005E2A24" w:rsidDel="000A48F0">
                <w:delText xml:space="preserve"> </w:delText>
              </w:r>
              <w:r w:rsidR="005E2A24" w:rsidDel="000A48F0">
                <w:rPr>
                  <w:color w:val="000000" w:themeColor="text1"/>
                  <w:shd w:val="clear" w:color="auto" w:fill="FFFFFF"/>
                </w:rPr>
                <w:delText xml:space="preserve"> </w:delText>
              </w:r>
              <w:r w:rsidR="005E2A24" w:rsidRPr="00E32FAA" w:rsidDel="000A48F0">
                <w:rPr>
                  <w:color w:val="000000" w:themeColor="text1"/>
                  <w:shd w:val="clear" w:color="auto" w:fill="FFFFFF"/>
                </w:rPr>
                <w:delText xml:space="preserve">by 0.1 </w:delText>
              </w:r>
              <w:r w:rsidR="005E2A24" w:rsidRPr="00BD244D" w:rsidDel="000A48F0">
                <w:rPr>
                  <w:color w:val="000000" w:themeColor="text1"/>
                  <w:shd w:val="clear" w:color="auto" w:fill="FFFFFF"/>
                </w:rPr>
                <w:delText>(Equation 2)</w:delText>
              </w:r>
              <w:r w:rsidR="005E2A24" w:rsidDel="000A48F0">
                <w:rPr>
                  <w:color w:val="000000" w:themeColor="text1"/>
                  <w:shd w:val="clear" w:color="auto" w:fill="FFFFFF"/>
                </w:rPr>
                <w:delText xml:space="preserve"> </w:delText>
              </w:r>
              <w:r w:rsidR="005E2A24" w:rsidRPr="00E32FAA" w:rsidDel="000A48F0">
                <w:rPr>
                  <w:color w:val="000000" w:themeColor="text1"/>
                  <w:shd w:val="clear" w:color="auto" w:fill="FFFFFF"/>
                </w:rPr>
                <w:delText>because we use</w:delText>
              </w:r>
              <w:r w:rsidR="005E2A24" w:rsidDel="000A48F0">
                <w:rPr>
                  <w:color w:val="000000" w:themeColor="text1"/>
                  <w:shd w:val="clear" w:color="auto" w:fill="FFFFFF"/>
                </w:rPr>
                <w:delText>d</w:delText>
              </w:r>
              <w:r w:rsidR="005E2A24" w:rsidRPr="00E32FAA" w:rsidDel="000A48F0">
                <w:rPr>
                  <w:color w:val="000000" w:themeColor="text1"/>
                  <w:shd w:val="clear" w:color="auto" w:fill="FFFFFF"/>
                </w:rPr>
                <w:delText xml:space="preserve"> </w:delText>
              </w:r>
              <w:r w:rsidR="005E2A24" w:rsidDel="000A48F0">
                <w:rPr>
                  <w:color w:val="000000" w:themeColor="text1"/>
                  <w:shd w:val="clear" w:color="auto" w:fill="FFFFFF"/>
                </w:rPr>
                <w:delText xml:space="preserve">a </w:delText>
              </w:r>
              <w:r w:rsidR="005E2A24" w:rsidRPr="00E32FAA" w:rsidDel="000A48F0">
                <w:delText xml:space="preserve">meta-analysis </w:delText>
              </w:r>
              <w:r w:rsidR="005E2A24" w:rsidRPr="00E32FAA" w:rsidDel="000A48F0">
                <w:rPr>
                  <w:color w:val="000000"/>
                  <w:shd w:val="clear" w:color="auto" w:fill="FFFFFF"/>
                </w:rPr>
                <w:delText>of the association between NDVI and adult all-cause mortality</w:delText>
              </w:r>
            </w:del>
            <w:del w:id="170" w:author="Martin, Greta Katherine" w:date="2025-04-08T11:18:00Z" w16du:dateUtc="2025-04-08T15:18:00Z">
              <w:r w:rsidR="005E2A24" w:rsidRPr="00E32FAA" w:rsidDel="000A48F0">
                <w:rPr>
                  <w:color w:val="000000" w:themeColor="text1"/>
                  <w:shd w:val="clear" w:color="auto" w:fill="FFFFFF"/>
                </w:rPr>
                <w:delText>, which found a pooled hazard ratio of 0.96 (95% confidence interval (CI): 0.94, 0.97) for each 0.1 increase in NDVI within 500m of a person’s home.</w:delText>
              </w:r>
            </w:del>
            <w:del w:id="171" w:author="Martin, Greta Katherine" w:date="2025-04-08T10:58:00Z" w16du:dateUtc="2025-04-08T14:58:00Z">
              <w:r w:rsidR="005E2A24" w:rsidRPr="00E32FAA" w:rsidDel="005E2A24">
                <w:fldChar w:fldCharType="begin"/>
              </w:r>
              <w:r w:rsidR="005E2A24" w:rsidDel="005E2A24">
                <w:del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delInstrText>
              </w:r>
              <w:r w:rsidR="005E2A24" w:rsidRPr="00E32FAA" w:rsidDel="005E2A24">
                <w:fldChar w:fldCharType="separate"/>
              </w:r>
              <w:r w:rsidR="005E2A24" w:rsidRPr="00B050E8" w:rsidDel="005E2A24">
                <w:rPr>
                  <w:color w:val="000000"/>
                  <w:vertAlign w:val="superscript"/>
                </w:rPr>
                <w:delText>9</w:delText>
              </w:r>
              <w:r w:rsidR="005E2A24" w:rsidRPr="00E32FAA" w:rsidDel="005E2A24">
                <w:fldChar w:fldCharType="end"/>
              </w:r>
            </w:del>
          </w:moveTo>
          <w:moveToRangeEnd w:id="147"/>
          <w:del w:id="172" w:author="Martin, Greta Katherine" w:date="2025-04-08T10:54:00Z" w16du:dateUtc="2025-04-08T14:54:00Z">
            <w:r w:rsidR="00E32FAA" w:rsidDel="005E2A24">
              <w:rPr>
                <w:color w:val="000000" w:themeColor="text1"/>
                <w:shd w:val="clear" w:color="auto" w:fill="FFFFFF"/>
              </w:rPr>
              <w:delText xml:space="preserve">using </w:delText>
            </w:r>
          </w:del>
          <w:del w:id="173" w:author="Martin, Greta Katherine" w:date="2025-04-03T09:27:00Z" w16du:dateUtc="2025-04-03T13:27:00Z">
            <w:r w:rsidR="00E32FAA" w:rsidDel="001F1B3D">
              <w:rPr>
                <w:color w:val="000000" w:themeColor="text1"/>
                <w:shd w:val="clear" w:color="auto" w:fill="FFFFFF"/>
              </w:rPr>
              <w:delText xml:space="preserve">the </w:delText>
            </w:r>
          </w:del>
          <w:del w:id="174" w:author="Martin, Greta Katherine" w:date="2025-04-08T10:58:00Z" w16du:dateUtc="2025-04-08T14:58:00Z">
            <w:r w:rsidR="00E32FAA" w:rsidRPr="001F1B3D" w:rsidDel="005E2A24">
              <w:rPr>
                <w:color w:val="000000" w:themeColor="text1"/>
                <w:shd w:val="clear" w:color="auto" w:fill="FFFFFF"/>
              </w:rPr>
              <w:delText xml:space="preserve">hazard ratio </w:delText>
            </w:r>
            <w:r w:rsidR="00E32FAA" w:rsidDel="005E2A24">
              <w:rPr>
                <w:color w:val="000000" w:themeColor="text1"/>
                <w:shd w:val="clear" w:color="auto" w:fill="FFFFFF"/>
              </w:rPr>
              <w:delText>(</w:delText>
            </w:r>
            <w:r w:rsidR="00E32FAA" w:rsidRPr="005C2AF3" w:rsidDel="005E2A24">
              <w:rPr>
                <w:i/>
                <w:iCs/>
                <w:color w:val="000000" w:themeColor="text1"/>
                <w:shd w:val="clear" w:color="auto" w:fill="FFFFFF"/>
              </w:rPr>
              <w:delText>HR</w:delText>
            </w:r>
            <w:r w:rsidR="00E32FAA" w:rsidDel="005E2A24">
              <w:rPr>
                <w:color w:val="000000" w:themeColor="text1"/>
                <w:shd w:val="clear" w:color="auto" w:fill="FFFFFF"/>
              </w:rPr>
              <w:delText>) of the protective effect of NDVI on all-cause mortality</w:delText>
            </w:r>
          </w:del>
          <w:del w:id="175" w:author="Martin, Greta Katherine" w:date="2025-04-08T10:55:00Z" w16du:dateUtc="2025-04-08T14:55:00Z">
            <w:r w:rsidR="00E32FAA" w:rsidDel="005E2A24">
              <w:rPr>
                <w:color w:val="000000" w:themeColor="text1"/>
                <w:shd w:val="clear" w:color="auto" w:fill="FFFFFF"/>
              </w:rPr>
              <w:delText xml:space="preserve"> </w:delText>
            </w:r>
          </w:del>
          <w:del w:id="176" w:author="Martin, Greta Katherine" w:date="2025-04-08T10:58:00Z" w16du:dateUtc="2025-04-08T14:58:00Z">
            <w:r w:rsidR="00C2551F" w:rsidDel="005E2A24">
              <w:rPr>
                <w:color w:val="000000" w:themeColor="text1"/>
                <w:shd w:val="clear" w:color="auto" w:fill="FFFFFF"/>
              </w:rPr>
              <w:delText>raised to</w:delText>
            </w:r>
            <w:r w:rsidR="00E32FAA" w:rsidDel="005E2A24">
              <w:rPr>
                <w:color w:val="000000" w:themeColor="text1"/>
                <w:shd w:val="clear" w:color="auto" w:fill="FFFFFF"/>
              </w:rPr>
              <w:delText xml:space="preserve"> the </w:delText>
            </w:r>
          </w:del>
          <w:del w:id="177" w:author="Martin, Greta Katherine" w:date="2025-04-08T10:55:00Z" w16du:dateUtc="2025-04-08T14:55:00Z">
            <w:r w:rsidR="007B7598" w:rsidDel="005E2A24">
              <w:rPr>
                <w:color w:val="000000" w:themeColor="text1"/>
                <w:shd w:val="clear" w:color="auto" w:fill="FFFFFF"/>
              </w:rPr>
              <w:delText xml:space="preserve">scaled </w:delText>
            </w:r>
          </w:del>
          <w:del w:id="178" w:author="Martin, Greta Katherine" w:date="2025-04-08T10:58:00Z" w16du:dateUtc="2025-04-08T14:58:00Z">
            <w:r w:rsidR="00E32FAA" w:rsidDel="005E2A24">
              <w:rPr>
                <w:color w:val="000000" w:themeColor="text1"/>
                <w:shd w:val="clear" w:color="auto" w:fill="FFFFFF"/>
              </w:rPr>
              <w:delText xml:space="preserve">change in </w:delText>
            </w:r>
            <w:r w:rsidR="00E32FAA" w:rsidDel="005E2A24">
              <w:delText>population-weighted greenest season NDVI</w:delText>
            </w:r>
            <w:r w:rsidR="00E32FAA" w:rsidRPr="000444D7" w:rsidDel="005E2A24">
              <w:delText xml:space="preserve"> (</w:delText>
            </w:r>
          </w:del>
          <m:oMath>
            <m:r>
              <w:del w:id="179" w:author="Martin, Greta Katherine" w:date="2025-04-08T10:58:00Z" w16du:dateUtc="2025-04-08T14:58:00Z">
                <w:rPr>
                  <w:rFonts w:ascii="Cambria Math" w:hAnsi="Cambria Math"/>
                </w:rPr>
                <m:t>ΔNDVI</m:t>
              </w:del>
            </m:r>
          </m:oMath>
          <w:del w:id="180" w:author="Martin, Greta Katherine" w:date="2025-04-08T10:58:00Z" w16du:dateUtc="2025-04-08T14:58:00Z">
            <w:r w:rsidR="00E32FAA" w:rsidRPr="000444D7" w:rsidDel="005E2A24">
              <w:delText>)</w:delText>
            </w:r>
          </w:del>
          <w:ins w:id="181" w:author="Martin, Greta Katherine" w:date="2025-04-08T10:55:00Z" w16du:dateUtc="2025-04-08T14:55:00Z">
            <w:r w:rsidR="005E2A24">
              <w:t>We c</w:t>
            </w:r>
          </w:ins>
          <w:ins w:id="182" w:author="Martin, Greta Katherine" w:date="2025-04-08T10:56:00Z" w16du:dateUtc="2025-04-08T14:56:00Z">
            <w:r w:rsidR="005E2A24">
              <w:t>alculated this value for</w:t>
            </w:r>
          </w:ins>
          <w:del w:id="183" w:author="Martin, Greta Katherine" w:date="2025-04-08T10:56:00Z" w16du:dateUtc="2025-04-08T14:56:00Z">
            <w:r w:rsidR="00E32FAA" w:rsidDel="005E2A24">
              <w:rPr>
                <w:color w:val="000000" w:themeColor="text1"/>
                <w:shd w:val="clear" w:color="auto" w:fill="FFFFFF"/>
              </w:rPr>
              <w:delText xml:space="preserve"> in</w:delText>
            </w:r>
          </w:del>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moveTo>
      </w:moveTo>
    </w:p>
    <w:p w14:paraId="09972ED4" w14:textId="3602EEF0" w:rsidR="00E32FAA"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4C1B2FDF" w14:textId="5532A11A" w:rsidR="00E32FAA" w:rsidRDefault="005E2A24" w:rsidP="00E32FAA">
      <w:pPr>
        <w:rPr>
          <w:rFonts w:ascii="Times New Roman" w:hAnsi="Times New Roman" w:cs="Times New Roman"/>
        </w:rPr>
      </w:pPr>
      <w:ins w:id="184" w:author="Martin, Greta Katherine" w:date="2025-04-08T10:54:00Z">
        <w:r w:rsidRPr="005E2A24">
          <w:rPr>
            <w:rFonts w:ascii="Times New Roman" w:hAnsi="Times New Roman" w:cs="Times New Roman"/>
          </w:rPr>
          <w:t>The health impact equation is a function of baseline mortality rates, population, changes in greenspace exposure, and the exposure-response function between NDVI and all-cause mortality.</w:t>
        </w:r>
      </w:ins>
      <w:ins w:id="185" w:author="Martin, Greta Katherine" w:date="2025-04-08T10:54:00Z" w16du:dateUtc="2025-04-08T14:54:00Z">
        <w:r>
          <w:rPr>
            <w:rFonts w:ascii="Times New Roman" w:hAnsi="Times New Roman" w:cs="Times New Roman"/>
          </w:rPr>
          <w:t xml:space="preserve"> </w:t>
        </w:r>
      </w:ins>
      <w:moveFromRangeStart w:id="186" w:author="Martin, Greta Katherine" w:date="2025-04-08T10:57:00Z" w:name="move195002270"/>
      <w:moveFrom w:id="187" w:author="Martin, Greta Katherine" w:date="2025-04-08T10:57:00Z" w16du:dateUtc="2025-04-08T14:57:00Z">
        <w:r w:rsidR="00E32FAA" w:rsidDel="005E2A24">
          <w:rPr>
            <w:rFonts w:ascii="Times New Roman" w:hAnsi="Times New Roman" w:cs="Times New Roman"/>
          </w:rPr>
          <w:t>W</w:t>
        </w:r>
        <w:r w:rsidR="00E32FAA" w:rsidRPr="00435A59" w:rsidDel="005E2A24">
          <w:rPr>
            <w:rFonts w:ascii="Times New Roman" w:hAnsi="Times New Roman" w:cs="Times New Roman"/>
          </w:rPr>
          <w:t>e use</w:t>
        </w:r>
        <w:r w:rsidR="00E32FAA" w:rsidDel="005E2A24">
          <w:rPr>
            <w:rFonts w:ascii="Times New Roman" w:hAnsi="Times New Roman" w:cs="Times New Roman"/>
          </w:rPr>
          <w:t>d</w:t>
        </w:r>
        <w:r w:rsidR="00E32FAA" w:rsidRPr="00435A59" w:rsidDel="005E2A24">
          <w:rPr>
            <w:rFonts w:ascii="Times New Roman" w:hAnsi="Times New Roman" w:cs="Times New Roman"/>
          </w:rPr>
          <w:t xml:space="preserve"> the difference </w:t>
        </w:r>
        <w:r w:rsidR="00E32FAA" w:rsidDel="005E2A24">
          <w:rPr>
            <w:rFonts w:ascii="Times New Roman" w:hAnsi="Times New Roman" w:cs="Times New Roman"/>
          </w:rPr>
          <w:t>between the average 2014-2018</w:t>
        </w:r>
        <w:r w:rsidR="00E32FAA" w:rsidRPr="00435A59" w:rsidDel="005E2A24">
          <w:rPr>
            <w:rFonts w:ascii="Times New Roman" w:hAnsi="Times New Roman" w:cs="Times New Roman"/>
          </w:rPr>
          <w:t xml:space="preserve"> </w:t>
        </w:r>
        <w:r w:rsidR="00E32FAA" w:rsidDel="005E2A24">
          <w:rPr>
            <w:rFonts w:ascii="Times New Roman" w:hAnsi="Times New Roman" w:cs="Times New Roman"/>
          </w:rPr>
          <w:t xml:space="preserve">and 2019-2023 </w:t>
        </w:r>
        <w:r w:rsidR="00E32FAA" w:rsidRPr="00435A59" w:rsidDel="005E2A24">
          <w:rPr>
            <w:rFonts w:ascii="Times New Roman" w:hAnsi="Times New Roman" w:cs="Times New Roman"/>
          </w:rPr>
          <w:t xml:space="preserve">population-weighted </w:t>
        </w:r>
        <w:r w:rsidR="00E32FAA" w:rsidDel="005E2A24">
          <w:rPr>
            <w:rFonts w:ascii="Times New Roman" w:hAnsi="Times New Roman" w:cs="Times New Roman"/>
          </w:rPr>
          <w:t>greenest season</w:t>
        </w:r>
        <w:r w:rsidR="00E32FAA" w:rsidRPr="00435A59" w:rsidDel="005E2A24">
          <w:rPr>
            <w:rFonts w:ascii="Times New Roman" w:hAnsi="Times New Roman" w:cs="Times New Roman"/>
          </w:rPr>
          <w:t xml:space="preserve"> NDVI to define changes in urban greenspace</w:t>
        </w:r>
        <w:r w:rsidR="00E32FAA" w:rsidDel="005E2A24">
          <w:rPr>
            <w:rFonts w:ascii="Times New Roman" w:hAnsi="Times New Roman" w:cs="Times New Roman"/>
          </w:rPr>
          <w:t xml:space="preserve"> (</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moveFrom w:id="188" w:author="Martin, Greta Katherine" w:date="2025-04-08T10:57:00Z" w16du:dateUtc="2025-04-08T14:57:00Z">
          <w:r w:rsidR="00E32FAA" w:rsidDel="005E2A24">
            <w:rPr>
              <w:rFonts w:ascii="Times New Roman" w:eastAsiaTheme="minorEastAsia" w:hAnsi="Times New Roman" w:cs="Times New Roman"/>
            </w:rPr>
            <w:t>)</w:t>
          </w:r>
          <w:r w:rsidR="00E32FAA" w:rsidRPr="00435A59" w:rsidDel="005E2A24">
            <w:rPr>
              <w:rFonts w:ascii="Times New Roman" w:hAnsi="Times New Roman" w:cs="Times New Roman"/>
            </w:rPr>
            <w:t xml:space="preserve">. </w:t>
          </w:r>
          <w:r w:rsidR="00E32FAA" w:rsidDel="005E2A24">
            <w:rPr>
              <w:rFonts w:ascii="Times New Roman" w:hAnsi="Times New Roman" w:cs="Times New Roman"/>
            </w:rPr>
            <w:t xml:space="preserve">We opted to use a five-year average rather than compare individual years, because we observed large inter-annual variability in NDVI. </w:t>
          </w:r>
          <w:r w:rsidR="00E32FAA" w:rsidRPr="00E32FAA" w:rsidDel="005E2A24">
            <w:rPr>
              <w:rFonts w:ascii="Times New Roman" w:hAnsi="Times New Roman" w:cs="Times New Roman"/>
              <w:color w:val="000000" w:themeColor="text1"/>
              <w:shd w:val="clear" w:color="auto" w:fill="FFFFFF"/>
            </w:rPr>
            <w:t xml:space="preserve">We </w:t>
          </w:r>
          <w:r w:rsidR="007B7598" w:rsidDel="005E2A24">
            <w:rPr>
              <w:rFonts w:ascii="Times New Roman" w:hAnsi="Times New Roman" w:cs="Times New Roman"/>
              <w:color w:val="000000" w:themeColor="text1"/>
              <w:shd w:val="clear" w:color="auto" w:fill="FFFFFF"/>
            </w:rPr>
            <w:t>scaled</w:t>
          </w:r>
          <w:r w:rsidR="007B7598" w:rsidRPr="00E32FAA" w:rsidDel="005E2A24">
            <w:rPr>
              <w:rFonts w:ascii="Times New Roman" w:hAnsi="Times New Roman" w:cs="Times New Roman"/>
              <w:color w:val="000000" w:themeColor="text1"/>
              <w:shd w:val="clear" w:color="auto" w:fill="FFFFFF"/>
            </w:rPr>
            <w:t xml:space="preserve"> </w:t>
          </w:r>
          <w:r w:rsidR="00E32FAA" w:rsidDel="005E2A24">
            <w:rPr>
              <w:rFonts w:ascii="Times New Roman" w:hAnsi="Times New Roman" w:cs="Times New Roman"/>
              <w:color w:val="000000" w:themeColor="text1"/>
              <w:shd w:val="clear" w:color="auto" w:fill="FFFFFF"/>
            </w:rPr>
            <w:t>the change in greenspace</w:t>
          </w:r>
          <w:r w:rsidR="00BD244D" w:rsidDel="005E2A24">
            <w:rPr>
              <w:rFonts w:ascii="Times New Roman" w:hAnsi="Times New Roman" w:cs="Times New Roman"/>
              <w:color w:val="000000" w:themeColor="text1"/>
              <w:shd w:val="clear" w:color="auto" w:fill="FFFFFF"/>
            </w:rPr>
            <w:t xml:space="preserve"> </w:t>
          </w:r>
          <w:r w:rsidR="00BD244D" w:rsidDel="005E2A24">
            <w:rPr>
              <w:rFonts w:ascii="Times New Roman" w:hAnsi="Times New Roman" w:cs="Times New Roman"/>
            </w:rPr>
            <w:t>(</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moveFrom w:id="189" w:author="Martin, Greta Katherine" w:date="2025-04-08T10:57:00Z" w16du:dateUtc="2025-04-08T14:57:00Z">
            <w:r w:rsidR="00BD244D" w:rsidDel="005E2A24">
              <w:rPr>
                <w:rFonts w:ascii="Times New Roman" w:eastAsiaTheme="minorEastAsia" w:hAnsi="Times New Roman" w:cs="Times New Roman"/>
              </w:rPr>
              <w:t>)</w:t>
            </w:r>
            <w:r w:rsidR="00BD244D" w:rsidDel="005E2A24">
              <w:rPr>
                <w:rFonts w:ascii="Times New Roman" w:hAnsi="Times New Roman" w:cs="Times New Roman"/>
              </w:rPr>
              <w:t xml:space="preserve"> </w:t>
            </w:r>
            <w:r w:rsidR="00E32FAA" w:rsidDel="005E2A24">
              <w:rPr>
                <w:rFonts w:ascii="Times New Roman" w:hAnsi="Times New Roman" w:cs="Times New Roman"/>
                <w:color w:val="000000" w:themeColor="text1"/>
                <w:shd w:val="clear" w:color="auto" w:fill="FFFFFF"/>
              </w:rPr>
              <w:t xml:space="preserve"> </w:t>
            </w:r>
            <w:r w:rsidR="00E32FAA" w:rsidRPr="00E32FAA" w:rsidDel="005E2A24">
              <w:rPr>
                <w:rFonts w:ascii="Times New Roman" w:hAnsi="Times New Roman" w:cs="Times New Roman"/>
                <w:color w:val="000000" w:themeColor="text1"/>
                <w:shd w:val="clear" w:color="auto" w:fill="FFFFFF"/>
              </w:rPr>
              <w:t xml:space="preserve">by 0.1 </w:t>
            </w:r>
            <w:r w:rsidR="00BD244D" w:rsidRPr="00BD244D" w:rsidDel="005E2A24">
              <w:rPr>
                <w:rFonts w:ascii="Times New Roman" w:hAnsi="Times New Roman" w:cs="Times New Roman"/>
                <w:color w:val="000000" w:themeColor="text1"/>
                <w:shd w:val="clear" w:color="auto" w:fill="FFFFFF"/>
              </w:rPr>
              <w:t>(Equation 2)</w:t>
            </w:r>
            <w:r w:rsidR="00BD244D" w:rsidDel="005E2A24">
              <w:rPr>
                <w:rFonts w:ascii="Times New Roman" w:hAnsi="Times New Roman" w:cs="Times New Roman"/>
                <w:color w:val="000000" w:themeColor="text1"/>
                <w:shd w:val="clear" w:color="auto" w:fill="FFFFFF"/>
              </w:rPr>
              <w:t xml:space="preserve"> </w:t>
            </w:r>
            <w:r w:rsidR="00E32FAA" w:rsidRPr="00E32FAA" w:rsidDel="005E2A24">
              <w:rPr>
                <w:rFonts w:ascii="Times New Roman" w:hAnsi="Times New Roman" w:cs="Times New Roman"/>
                <w:color w:val="000000" w:themeColor="text1"/>
                <w:shd w:val="clear" w:color="auto" w:fill="FFFFFF"/>
              </w:rPr>
              <w:t>because we use</w:t>
            </w:r>
            <w:r w:rsidR="00E32FAA" w:rsidDel="005E2A24">
              <w:rPr>
                <w:rFonts w:ascii="Times New Roman" w:hAnsi="Times New Roman" w:cs="Times New Roman"/>
                <w:color w:val="000000" w:themeColor="text1"/>
                <w:shd w:val="clear" w:color="auto" w:fill="FFFFFF"/>
              </w:rPr>
              <w:t>d</w:t>
            </w:r>
            <w:r w:rsidR="00E32FAA" w:rsidRPr="00E32FAA" w:rsidDel="005E2A24">
              <w:rPr>
                <w:rFonts w:ascii="Times New Roman" w:hAnsi="Times New Roman" w:cs="Times New Roman"/>
                <w:color w:val="000000" w:themeColor="text1"/>
                <w:shd w:val="clear" w:color="auto" w:fill="FFFFFF"/>
              </w:rPr>
              <w:t xml:space="preserve"> </w:t>
            </w:r>
            <w:r w:rsidR="00E32FAA" w:rsidDel="005E2A24">
              <w:rPr>
                <w:rFonts w:ascii="Times New Roman" w:hAnsi="Times New Roman" w:cs="Times New Roman"/>
                <w:color w:val="000000" w:themeColor="text1"/>
                <w:shd w:val="clear" w:color="auto" w:fill="FFFFFF"/>
              </w:rPr>
              <w:t>a</w:t>
            </w:r>
            <w:r w:rsidR="005C2AF3" w:rsidDel="005E2A24">
              <w:rPr>
                <w:rFonts w:ascii="Times New Roman" w:hAnsi="Times New Roman" w:cs="Times New Roman"/>
                <w:color w:val="000000" w:themeColor="text1"/>
                <w:shd w:val="clear" w:color="auto" w:fill="FFFFFF"/>
              </w:rPr>
              <w:t xml:space="preserve"> </w:t>
            </w:r>
            <w:r w:rsidR="00E32FAA" w:rsidRPr="00E32FAA" w:rsidDel="005E2A24">
              <w:rPr>
                <w:rFonts w:ascii="Times New Roman" w:hAnsi="Times New Roman" w:cs="Times New Roman"/>
              </w:rPr>
              <w:t xml:space="preserve">meta-analysis </w:t>
            </w:r>
            <w:r w:rsidR="00E32FAA" w:rsidRPr="00E32FAA" w:rsidDel="005E2A24">
              <w:rPr>
                <w:rFonts w:ascii="Times New Roman" w:hAnsi="Times New Roman" w:cs="Times New Roman"/>
                <w:color w:val="000000"/>
                <w:shd w:val="clear" w:color="auto" w:fill="FFFFFF"/>
              </w:rPr>
              <w:t>of the association between NDVI and adult all-cause mortality</w:t>
            </w:r>
            <w:r w:rsidR="00E32FAA" w:rsidRPr="00E32FAA" w:rsidDel="005E2A24">
              <w:rPr>
                <w:rFonts w:ascii="Times New Roman" w:hAnsi="Times New Roman" w:cs="Times New Roman"/>
                <w:color w:val="000000" w:themeColor="text1"/>
                <w:shd w:val="clear" w:color="auto" w:fill="FFFFFF"/>
              </w:rPr>
              <w:t>, which found a pooled hazard ratio of 0.96 (95% confidence interval (CI): 0.94, 0.97) for each 0.1 increase in NDVI within 500m of a person’s home.</w:t>
            </w:r>
            <w:r w:rsidR="00E32FAA" w:rsidRPr="00E32FAA" w:rsidDel="005E2A24">
              <w:rPr>
                <w:rFonts w:ascii="Times New Roman" w:hAnsi="Times New Roman" w:cs="Times New Roman"/>
              </w:rPr>
              <w:fldChar w:fldCharType="begin"/>
            </w:r>
            <w:r w:rsidR="00B050E8" w:rsidDel="005E2A24">
              <w:rPr>
                <w:rFonts w:ascii="Times New Roman" w:hAnsi="Times New Roman" w:cs="Times New Roman"/>
              </w:rPr>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2FAA" w:rsidRPr="00E32FAA" w:rsidDel="005E2A24">
              <w:rPr>
                <w:rFonts w:ascii="Times New Roman" w:hAnsi="Times New Roman" w:cs="Times New Roman"/>
              </w:rPr>
              <w:fldChar w:fldCharType="separate"/>
            </w:r>
            <w:r w:rsidR="00B050E8" w:rsidRPr="00B050E8" w:rsidDel="005E2A24">
              <w:rPr>
                <w:rFonts w:ascii="Times New Roman" w:hAnsi="Times New Roman" w:cs="Times New Roman"/>
                <w:color w:val="000000"/>
                <w:vertAlign w:val="superscript"/>
              </w:rPr>
              <w:t>9</w:t>
            </w:r>
            <w:r w:rsidR="00E32FAA" w:rsidRPr="00E32FAA" w:rsidDel="005E2A24">
              <w:rPr>
                <w:rFonts w:ascii="Times New Roman" w:hAnsi="Times New Roman" w:cs="Times New Roman"/>
              </w:rPr>
              <w:fldChar w:fldCharType="end"/>
            </w:r>
          </w:moveFrom>
          <w:moveFromRangeEnd w:id="186"/>
        </w:moveFrom>
      </w:moveFrom>
    </w:p>
    <w:p w14:paraId="0A830B96" w14:textId="7DADEADA" w:rsidR="00E32FAA" w:rsidRPr="00E32FAA" w:rsidRDefault="00E32FAA" w:rsidP="00E32FAA">
      <w:pPr>
        <w:rPr>
          <w:rFonts w:ascii="Times New Roman" w:hAnsi="Times New Roman" w:cs="Times New Roman"/>
        </w:rPr>
      </w:pPr>
    </w:p>
    <w:p w14:paraId="5F1AE186" w14:textId="1739D513" w:rsidR="00E32FAA" w:rsidRPr="00E32FAA" w:rsidRDefault="00E32FAA" w:rsidP="00E32FAA">
      <w:pPr>
        <w:pStyle w:val="subheader"/>
        <w:rPr>
          <w:i w:val="0"/>
        </w:rPr>
      </w:pPr>
      <w:r w:rsidRPr="00E32FAA">
        <w:rPr>
          <w:i w:val="0"/>
          <w:iCs w:val="0"/>
        </w:rPr>
        <w:t xml:space="preserve">We then </w:t>
      </w:r>
      <w:r>
        <w:rPr>
          <w:i w:val="0"/>
          <w:iCs w:val="0"/>
        </w:rPr>
        <w:t>sum</w:t>
      </w:r>
      <w:r w:rsidR="005C2AF3">
        <w:rPr>
          <w:i w:val="0"/>
          <w:iCs w:val="0"/>
        </w:rPr>
        <w:t>med</w:t>
      </w:r>
      <w:r>
        <w:rPr>
          <w:i w:val="0"/>
          <w:iCs w:val="0"/>
        </w:rPr>
        <w:t xml:space="preserve"> across each 100m pixel</w:t>
      </w:r>
      <w:r w:rsidR="005C2AF3">
        <w:rPr>
          <w:i w:val="0"/>
          <w:iCs w:val="0"/>
        </w:rPr>
        <w:t xml:space="preserve"> (</w:t>
      </w:r>
      <w:proofErr w:type="spellStart"/>
      <w:r w:rsidR="005C2AF3">
        <w:rPr>
          <w:i w:val="0"/>
          <w:iCs w:val="0"/>
        </w:rPr>
        <w:t>i</w:t>
      </w:r>
      <w:proofErr w:type="spellEnd"/>
      <w:r w:rsidR="005C2AF3">
        <w:rPr>
          <w:i w:val="0"/>
          <w:iCs w:val="0"/>
        </w:rPr>
        <w:t>)</w:t>
      </w:r>
      <w:r>
        <w:rPr>
          <w:i w:val="0"/>
          <w:iCs w:val="0"/>
        </w:rPr>
        <w:t xml:space="preserve"> to </w:t>
      </w:r>
      <w:r w:rsidRPr="00E32FAA">
        <w:rPr>
          <w:i w:val="0"/>
          <w:iCs w:val="0"/>
        </w:rPr>
        <w:t>calculate the annual greenspace related mortality burden</w:t>
      </w:r>
      <w:r w:rsidR="00200350">
        <w:rPr>
          <w:i w:val="0"/>
          <w:iCs w:val="0"/>
        </w:rPr>
        <w:t xml:space="preserve"> change</w:t>
      </w:r>
      <w:r w:rsidRPr="00E32FAA">
        <w:rPr>
          <w:i w:val="0"/>
          <w:iCs w:val="0"/>
        </w:rPr>
        <w:t xml:space="preserve"> in each city (</w:t>
      </w:r>
      <m:oMath>
        <m:r>
          <w:rPr>
            <w:rFonts w:ascii="Cambria Math" w:hAnsi="Cambria Math"/>
          </w:rPr>
          <m:t>Δmortality</m:t>
        </m:r>
      </m:oMath>
      <w:r w:rsidRPr="00E32FAA">
        <w:rPr>
          <w:i w:val="0"/>
          <w:iCs w:val="0"/>
        </w:rPr>
        <w:t>) using 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rPr>
          <w:i w:val="0"/>
          <w:iCs w:val="0"/>
        </w:rPr>
        <w:t xml:space="preserve"> </w:t>
      </w:r>
      <w:r w:rsidRPr="00E32FAA">
        <w:rPr>
          <w:i w:val="0"/>
          <w:iCs w:val="0"/>
        </w:rPr>
        <w:t>from the Global Burden of Disease (GBD) 2021 study,</w:t>
      </w:r>
      <w:r w:rsidRPr="00E32FAA">
        <w:rPr>
          <w:i w:val="0"/>
          <w:iCs w:val="0"/>
        </w:rPr>
        <w:fldChar w:fldCharType="begin"/>
      </w:r>
      <w:r w:rsidR="00B050E8">
        <w:rPr>
          <w:i w:val="0"/>
          <w:iCs w:val="0"/>
        </w:rPr>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val="0"/>
          <w:iCs w:val="0"/>
        </w:rPr>
        <w:fldChar w:fldCharType="separate"/>
      </w:r>
      <w:r w:rsidR="00B050E8" w:rsidRPr="00B050E8">
        <w:rPr>
          <w:color w:val="000000"/>
          <w:vertAlign w:val="superscript"/>
        </w:rPr>
        <w:t>34</w:t>
      </w:r>
      <w:r w:rsidRPr="00E32FAA">
        <w:rPr>
          <w:i w:val="0"/>
          <w:iCs w:val="0"/>
        </w:rPr>
        <w:fldChar w:fldCharType="end"/>
      </w:r>
      <w:r w:rsidRPr="00E32FAA">
        <w:rPr>
          <w:i w:val="0"/>
          <w:iCs w:val="0"/>
        </w:rPr>
        <w:t xml:space="preserve"> 2020 </w:t>
      </w:r>
      <w:r w:rsidR="00CF35A4">
        <w:rPr>
          <w:i w:val="0"/>
          <w:iCs w:val="0"/>
        </w:rPr>
        <w:t xml:space="preserve">gridded </w:t>
      </w:r>
      <w:r w:rsidRPr="00E32FAA">
        <w:rPr>
          <w:i w:val="0"/>
          <w:iCs w:val="0"/>
        </w:rPr>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rPr>
          <w:i w:val="0"/>
          <w:iCs w:val="0"/>
        </w:rPr>
        <w:t xml:space="preserve"> from JRC,</w:t>
      </w:r>
      <w:r w:rsidRPr="00E32FAA">
        <w:rPr>
          <w:i w:val="0"/>
          <w:iCs w:val="0"/>
        </w:rPr>
        <w:fldChar w:fldCharType="begin"/>
      </w:r>
      <w:r w:rsidR="00B050E8">
        <w:rPr>
          <w:i w:val="0"/>
          <w:iCs w:val="0"/>
        </w:rPr>
        <w:instrText xml:space="preserve"> ADDIN ZOTERO_ITEM CSL_CITATION {"citationID":"QexbBpt5","properties":{"formattedCitation":"\\super 35\\nosupersub{}","plainCitation":"35","noteIndex":0},"citationItems":[{"id":453,"uris":["http://zotero.org/users/10202395/items/6HKTCU6S"],"itemData":{"id":453,"type":"document","title":"Population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E32FAA">
        <w:rPr>
          <w:i w:val="0"/>
          <w:iCs w:val="0"/>
        </w:rPr>
        <w:fldChar w:fldCharType="separate"/>
      </w:r>
      <w:r w:rsidR="00B050E8" w:rsidRPr="00B050E8">
        <w:rPr>
          <w:color w:val="000000"/>
          <w:vertAlign w:val="superscript"/>
        </w:rPr>
        <w:t>35</w:t>
      </w:r>
      <w:r w:rsidRPr="00E32FAA">
        <w:rPr>
          <w:i w:val="0"/>
          <w:iCs w:val="0"/>
        </w:rPr>
        <w:fldChar w:fldCharType="end"/>
      </w:r>
      <w:r>
        <w:t xml:space="preserve"> </w:t>
      </w:r>
      <w:r>
        <w:rPr>
          <w:i w:val="0"/>
          <w:iCs w:val="0"/>
        </w:rPr>
        <w:t xml:space="preserve">and </w:t>
      </w:r>
      <w:r w:rsidRPr="000444D7">
        <w:rPr>
          <w:i w:val="0"/>
          <w:iCs w:val="0"/>
        </w:rPr>
        <w:t xml:space="preserve">the </w:t>
      </w:r>
      <w:r>
        <w:rPr>
          <w:i w:val="0"/>
          <w:iCs w:val="0"/>
        </w:rPr>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Pr="00E32FAA">
        <w:t>.</w:t>
      </w:r>
      <w:r>
        <w:rPr>
          <w:i w:val="0"/>
          <w:iCs w:val="0"/>
        </w:rPr>
        <w:t xml:space="preserve"> </w:t>
      </w:r>
    </w:p>
    <w:p w14:paraId="3DDDFDB0" w14:textId="333466E0" w:rsidR="005A1DF9" w:rsidRPr="00E32FAA"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435EC8">
        <w:rPr>
          <w:color w:val="000000" w:themeColor="text1"/>
          <w:shd w:val="clear" w:color="auto" w:fill="FFFFFF"/>
        </w:rPr>
        <w:t>,</w:t>
      </w:r>
    </w:p>
    <w:p w14:paraId="033A51E3" w14:textId="5B998C69"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2CAC829E" w:rsidR="003C7B28" w:rsidRDefault="003C7B28" w:rsidP="00847BEB">
      <w:pPr>
        <w:rPr>
          <w:rFonts w:ascii="Times New Roman" w:hAnsi="Times New Roman" w:cs="Times New Roman"/>
        </w:rPr>
      </w:pPr>
    </w:p>
    <w:p w14:paraId="455ED61F" w14:textId="2152C2C5" w:rsidR="003C7B28" w:rsidRDefault="003C7B28" w:rsidP="00847BEB">
      <w:pPr>
        <w:rPr>
          <w:rFonts w:ascii="Times New Roman" w:hAnsi="Times New Roman" w:cs="Times New Roman"/>
        </w:rPr>
      </w:pPr>
      <w:r>
        <w:rPr>
          <w:rFonts w:ascii="Times New Roman" w:hAnsi="Times New Roman" w:cs="Times New Roman"/>
        </w:rPr>
        <w:t xml:space="preserve">We </w:t>
      </w:r>
      <w:r w:rsidR="00A625BD">
        <w:rPr>
          <w:rFonts w:ascii="Times New Roman" w:hAnsi="Times New Roman" w:cs="Times New Roman"/>
        </w:rPr>
        <w:t xml:space="preserve">categorize cities by geographic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225861">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1</w:t>
      </w:r>
      <w:r w:rsidR="00225861">
        <w:rPr>
          <w:rFonts w:ascii="Times New Roman" w:hAnsi="Times New Roman" w:cs="Times New Roman"/>
        </w:rPr>
        <w:t>)</w:t>
      </w:r>
      <w:r w:rsidR="00265E16">
        <w:rPr>
          <w:rFonts w:ascii="Times New Roman" w:hAnsi="Times New Roman" w:cs="Times New Roman"/>
        </w:rPr>
        <w:fldChar w:fldCharType="begin"/>
      </w:r>
      <w:r w:rsidR="00B050E8">
        <w:rPr>
          <w:rFonts w:ascii="Times New Roman" w:hAnsi="Times New Roman" w:cs="Times New Roman"/>
        </w:rPr>
        <w:instrText xml:space="preserve"> ADDIN ZOTERO_ITEM CSL_CITATION {"citationID":"RvaAKQDF","properties":{"formattedCitation":"\\super 36\\nosupersub{}","plainCitation":"36","noteIndex":0},"citationItems":[{"id":764,"uris":["http://zotero.org/users/10202395/items/DXZ976R9"],"itemData":{"id":764,"type":"dataset","title":"Standard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B050E8" w:rsidRPr="00B050E8">
        <w:rPr>
          <w:rFonts w:ascii="Times New Roman" w:hAnsi="Times New Roman" w:cs="Times New Roman"/>
          <w:vertAlign w:val="superscript"/>
        </w:rPr>
        <w:t>36</w:t>
      </w:r>
      <w:r w:rsidR="00265E16">
        <w:rPr>
          <w:rFonts w:ascii="Times New Roman" w:hAnsi="Times New Roman" w:cs="Times New Roman"/>
        </w:rPr>
        <w:fldChar w:fldCharType="end"/>
      </w:r>
      <w:r w:rsidR="00225861">
        <w:rPr>
          <w:rFonts w:ascii="Times New Roman" w:hAnsi="Times New Roman" w:cs="Times New Roman"/>
        </w:rPr>
        <w:t xml:space="preserve"> </w:t>
      </w:r>
      <w:r w:rsidR="00A625BD">
        <w:rPr>
          <w:rFonts w:ascii="Times New Roman" w:hAnsi="Times New Roman" w:cs="Times New Roman"/>
        </w:rPr>
        <w:t xml:space="preserve">and </w:t>
      </w:r>
      <w:r w:rsidR="003E788D">
        <w:rPr>
          <w:rFonts w:ascii="Times New Roman" w:hAnsi="Times New Roman" w:cs="Times New Roman"/>
        </w:rPr>
        <w:t xml:space="preserve">by </w:t>
      </w:r>
      <w:r w:rsidR="00E63731">
        <w:rPr>
          <w:rFonts w:ascii="Times New Roman" w:hAnsi="Times New Roman" w:cs="Times New Roman"/>
        </w:rPr>
        <w:t xml:space="preserve">climate region </w:t>
      </w:r>
      <w:r w:rsidR="00A625BD">
        <w:rPr>
          <w:rFonts w:ascii="Times New Roman" w:hAnsi="Times New Roman" w:cs="Times New Roman"/>
        </w:rPr>
        <w:t xml:space="preserve">using </w:t>
      </w:r>
      <w:r w:rsidR="00E63731">
        <w:rPr>
          <w:rFonts w:ascii="Times New Roman" w:hAnsi="Times New Roman" w:cs="Times New Roman"/>
        </w:rPr>
        <w:t>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2</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B050E8">
        <w:rPr>
          <w:rFonts w:ascii="Times New Roman" w:hAnsi="Times New Roman" w:cs="Times New Roman"/>
        </w:rPr>
        <w:instrText xml:space="preserve"> ADDIN ZOTERO_ITEM CSL_CITATION {"citationID":"STzXovLg","properties":{"formattedCitation":"\\super 37\\nosupersub{}","plainCitation":"37","noteIndex":0},"citationItems":[{"id":765,"uris":["http://zotero.org/users/10202395/items/D9BXIT3D"],"itemData":{"id":765,"type":"article-journal","abstract":"We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B050E8" w:rsidRPr="00B050E8">
        <w:rPr>
          <w:rFonts w:ascii="Times New Roman" w:hAnsi="Times New Roman" w:cs="Times New Roman"/>
          <w:vertAlign w:val="superscript"/>
        </w:rPr>
        <w:t>37</w:t>
      </w:r>
      <w:r w:rsidR="004C2D43">
        <w:rPr>
          <w:rFonts w:ascii="Times New Roman" w:hAnsi="Times New Roman" w:cs="Times New Roman"/>
        </w:rPr>
        <w:fldChar w:fldCharType="end"/>
      </w:r>
      <w:r>
        <w:rPr>
          <w:rFonts w:ascii="Times New Roman" w:hAnsi="Times New Roman" w:cs="Times New Roman"/>
        </w:rPr>
        <w:t xml:space="preserve"> </w:t>
      </w:r>
      <w:r w:rsidR="00E95922">
        <w:rPr>
          <w:rFonts w:ascii="Times New Roman" w:hAnsi="Times New Roman" w:cs="Times New Roman"/>
        </w:rPr>
        <w:t>The sub-regional definitions break continental regions into smaller groups and are used by the United Nations in publications.</w:t>
      </w:r>
      <w:r w:rsidR="00E95922">
        <w:rPr>
          <w:rFonts w:ascii="Times New Roman" w:hAnsi="Times New Roman" w:cs="Times New Roman"/>
        </w:rPr>
        <w:fldChar w:fldCharType="begin"/>
      </w:r>
      <w:r w:rsidR="00B050E8">
        <w:rPr>
          <w:rFonts w:ascii="Times New Roman" w:hAnsi="Times New Roman" w:cs="Times New Roman"/>
        </w:rPr>
        <w:instrText xml:space="preserve"> ADDIN ZOTERO_ITEM CSL_CITATION {"citationID":"JPlTTysR","properties":{"formattedCitation":"\\super 36\\nosupersub{}","plainCitation":"36","noteIndex":0},"citationItems":[{"id":764,"uris":["http://zotero.org/users/10202395/items/DXZ976R9"],"itemData":{"id":764,"type":"dataset","title":"Standard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rPr>
          <w:rFonts w:ascii="Times New Roman" w:hAnsi="Times New Roman" w:cs="Times New Roman"/>
        </w:rPr>
        <w:fldChar w:fldCharType="separate"/>
      </w:r>
      <w:r w:rsidR="00B050E8" w:rsidRPr="00B050E8">
        <w:rPr>
          <w:rFonts w:ascii="Times New Roman" w:hAnsi="Times New Roman" w:cs="Times New Roman"/>
          <w:vertAlign w:val="superscript"/>
        </w:rPr>
        <w:t>36</w:t>
      </w:r>
      <w:r w:rsidR="00E95922">
        <w:rPr>
          <w:rFonts w:ascii="Times New Roman" w:hAnsi="Times New Roman" w:cs="Times New Roman"/>
        </w:rPr>
        <w:fldChar w:fldCharType="end"/>
      </w:r>
      <w:r w:rsidR="00E95922">
        <w:rPr>
          <w:rFonts w:ascii="Times New Roman" w:hAnsi="Times New Roman" w:cs="Times New Roman"/>
        </w:rPr>
        <w:t xml:space="preserve"> The </w:t>
      </w:r>
      <w:proofErr w:type="spellStart"/>
      <w:r w:rsidR="00E95922" w:rsidRPr="001F69F2">
        <w:rPr>
          <w:rFonts w:ascii="Times New Roman" w:hAnsi="Times New Roman" w:cs="Times New Roman"/>
        </w:rPr>
        <w:t>Köppen</w:t>
      </w:r>
      <w:proofErr w:type="spellEnd"/>
      <w:r w:rsidR="00E95922">
        <w:rPr>
          <w:rFonts w:ascii="Times New Roman" w:hAnsi="Times New Roman" w:cs="Times New Roman"/>
        </w:rPr>
        <w:t>-Geiger</w:t>
      </w:r>
      <w:r w:rsidR="00E95922" w:rsidRPr="001F69F2">
        <w:rPr>
          <w:rFonts w:ascii="Times New Roman" w:hAnsi="Times New Roman" w:cs="Times New Roman"/>
        </w:rPr>
        <w:t xml:space="preserve"> Climate </w:t>
      </w:r>
      <w:r w:rsidR="00E95922" w:rsidRPr="001F69F2">
        <w:rPr>
          <w:rFonts w:ascii="Times New Roman" w:hAnsi="Times New Roman" w:cs="Times New Roman"/>
        </w:rPr>
        <w:lastRenderedPageBreak/>
        <w:t>Classification System</w:t>
      </w:r>
      <w:r w:rsidR="00213180">
        <w:rPr>
          <w:rFonts w:ascii="Times New Roman" w:hAnsi="Times New Roman" w:cs="Times New Roman"/>
        </w:rPr>
        <w:t xml:space="preserve"> divides the climate into five broad categories based on monthly precipitation and temperature and has been used to understand global vegetation patterns.</w:t>
      </w:r>
      <w:r w:rsidR="00213180">
        <w:rPr>
          <w:rFonts w:ascii="Times New Roman" w:hAnsi="Times New Roman" w:cs="Times New Roman"/>
        </w:rPr>
        <w:fldChar w:fldCharType="begin"/>
      </w:r>
      <w:r w:rsidR="00B050E8">
        <w:rPr>
          <w:rFonts w:ascii="Times New Roman" w:hAnsi="Times New Roman" w:cs="Times New Roman"/>
        </w:rPr>
        <w:instrText xml:space="preserve"> ADDIN ZOTERO_ITEM CSL_CITATION {"citationID":"TX8V9wGh","properties":{"formattedCitation":"\\super 37\\nosupersub{}","plainCitation":"37","noteIndex":0},"citationItems":[{"id":765,"uris":["http://zotero.org/users/10202395/items/D9BXIT3D"],"itemData":{"id":765,"type":"article-journal","abstract":"We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rPr>
          <w:rFonts w:ascii="Times New Roman" w:hAnsi="Times New Roman" w:cs="Times New Roman"/>
        </w:rPr>
        <w:fldChar w:fldCharType="separate"/>
      </w:r>
      <w:r w:rsidR="00B050E8" w:rsidRPr="00B050E8">
        <w:rPr>
          <w:rFonts w:ascii="Times New Roman" w:hAnsi="Times New Roman" w:cs="Times New Roman"/>
          <w:vertAlign w:val="superscript"/>
        </w:rPr>
        <w:t>37</w:t>
      </w:r>
      <w:r w:rsidR="00213180">
        <w:rPr>
          <w:rFonts w:ascii="Times New Roman" w:hAnsi="Times New Roman" w:cs="Times New Roman"/>
        </w:rPr>
        <w:fldChar w:fldCharType="end"/>
      </w:r>
    </w:p>
    <w:p w14:paraId="50382E95" w14:textId="5747DD39" w:rsidR="000B6E75" w:rsidRPr="00E150CA" w:rsidRDefault="000B6E75" w:rsidP="00551D54">
      <w:pPr>
        <w:rPr>
          <w:rFonts w:ascii="Times New Roman" w:hAnsi="Times New Roman" w:cs="Times New Roman"/>
        </w:rPr>
      </w:pPr>
    </w:p>
    <w:p w14:paraId="287F2031" w14:textId="171B281F" w:rsidR="00551D54" w:rsidRDefault="00551D54" w:rsidP="00551D54">
      <w:pPr>
        <w:rPr>
          <w:rFonts w:ascii="Times New Roman" w:hAnsi="Times New Roman" w:cs="Times New Roman"/>
          <w:b/>
          <w:bCs/>
        </w:rPr>
      </w:pPr>
      <w:r w:rsidRPr="00E150CA">
        <w:rPr>
          <w:rFonts w:ascii="Times New Roman" w:hAnsi="Times New Roman" w:cs="Times New Roman"/>
          <w:b/>
          <w:bCs/>
        </w:rPr>
        <w:t>Results</w:t>
      </w:r>
    </w:p>
    <w:p w14:paraId="383955B0" w14:textId="07DEE5FC" w:rsidR="000C6A15" w:rsidRDefault="000C6A15" w:rsidP="00551D54">
      <w:pPr>
        <w:rPr>
          <w:rFonts w:ascii="Times New Roman" w:hAnsi="Times New Roman" w:cs="Times New Roman"/>
          <w:b/>
          <w:bCs/>
        </w:rPr>
      </w:pPr>
    </w:p>
    <w:p w14:paraId="435EF839" w14:textId="75A5A3E6" w:rsidR="00083DB1" w:rsidRPr="00E150CA" w:rsidRDefault="000C6A15" w:rsidP="00551D54">
      <w:pPr>
        <w:rPr>
          <w:rFonts w:ascii="Times New Roman" w:hAnsi="Times New Roman" w:cs="Times New Roman"/>
          <w:b/>
          <w:bCs/>
        </w:rPr>
      </w:pPr>
      <w:r w:rsidRPr="001D035D">
        <w:rPr>
          <w:rFonts w:ascii="Times New Roman" w:hAnsi="Times New Roman" w:cs="Times New Roman"/>
        </w:rPr>
        <w:t xml:space="preserve">Globally, the annual average population-weighted greenest season NDVI has remained </w:t>
      </w:r>
      <w:r w:rsidR="001470F7" w:rsidRPr="001D035D">
        <w:rPr>
          <w:rFonts w:ascii="Times New Roman" w:hAnsi="Times New Roman" w:cs="Times New Roman"/>
        </w:rPr>
        <w:t>relatively</w:t>
      </w:r>
      <w:r w:rsidRPr="001D035D">
        <w:rPr>
          <w:rFonts w:ascii="Times New Roman" w:hAnsi="Times New Roman" w:cs="Times New Roman"/>
        </w:rPr>
        <w:t xml:space="preserve"> consistent over the past decade</w:t>
      </w:r>
      <w:r w:rsidR="006B4603">
        <w:rPr>
          <w:rFonts w:ascii="Times New Roman" w:hAnsi="Times New Roman" w:cs="Times New Roman"/>
        </w:rPr>
        <w:t xml:space="preserve"> (Fig. 1)</w:t>
      </w:r>
      <w:r w:rsidRPr="001D035D">
        <w:rPr>
          <w:rFonts w:ascii="Times New Roman" w:hAnsi="Times New Roman" w:cs="Times New Roman"/>
        </w:rPr>
        <w:t xml:space="preserve">. </w:t>
      </w:r>
      <w:r w:rsidR="006B4603">
        <w:rPr>
          <w:rFonts w:ascii="Times New Roman" w:hAnsi="Times New Roman" w:cs="Times New Roman"/>
        </w:rPr>
        <w:t xml:space="preserve">The lowest global average in this period was </w:t>
      </w:r>
      <w:r w:rsidRPr="001D035D">
        <w:rPr>
          <w:rFonts w:ascii="Times New Roman" w:hAnsi="Times New Roman" w:cs="Times New Roman"/>
        </w:rPr>
        <w:t xml:space="preserve">0.276 </w:t>
      </w:r>
      <w:r w:rsidR="006B4603">
        <w:rPr>
          <w:rFonts w:ascii="Times New Roman" w:hAnsi="Times New Roman" w:cs="Times New Roman"/>
        </w:rPr>
        <w:t>(years 2018 and 2023) and the highest was</w:t>
      </w:r>
      <w:r w:rsidRPr="001D035D">
        <w:rPr>
          <w:rFonts w:ascii="Times New Roman" w:hAnsi="Times New Roman" w:cs="Times New Roman"/>
        </w:rPr>
        <w:t xml:space="preserve"> 0.281</w:t>
      </w:r>
      <w:r w:rsidR="006B4603">
        <w:rPr>
          <w:rFonts w:ascii="Times New Roman" w:hAnsi="Times New Roman" w:cs="Times New Roman"/>
        </w:rPr>
        <w:t>(years 2014 and 2015).</w:t>
      </w:r>
      <w:r w:rsidR="00E72C97">
        <w:rPr>
          <w:rFonts w:ascii="Times New Roman" w:hAnsi="Times New Roman" w:cs="Times New Roman"/>
        </w:rPr>
        <w:t xml:space="preserve"> The </w:t>
      </w:r>
      <w:r w:rsidR="00410AAC">
        <w:rPr>
          <w:rFonts w:ascii="Times New Roman" w:hAnsi="Times New Roman" w:cs="Times New Roman"/>
        </w:rPr>
        <w:t xml:space="preserve">average </w:t>
      </w:r>
      <w:r w:rsidR="0037357F">
        <w:rPr>
          <w:rFonts w:ascii="Times New Roman" w:hAnsi="Times New Roman" w:cs="Times New Roman"/>
        </w:rPr>
        <w:t xml:space="preserve">range in annual </w:t>
      </w:r>
      <w:r w:rsidR="00E72C97">
        <w:rPr>
          <w:rFonts w:ascii="Times New Roman" w:hAnsi="Times New Roman" w:cs="Times New Roman"/>
        </w:rPr>
        <w:t>NDVI</w:t>
      </w:r>
      <w:r w:rsidR="0037357F">
        <w:rPr>
          <w:rFonts w:ascii="Times New Roman" w:hAnsi="Times New Roman" w:cs="Times New Roman"/>
        </w:rPr>
        <w:t xml:space="preserve"> over the past decade</w:t>
      </w:r>
      <w:r w:rsidR="00E72C97">
        <w:rPr>
          <w:rFonts w:ascii="Times New Roman" w:hAnsi="Times New Roman" w:cs="Times New Roman"/>
        </w:rPr>
        <w:t xml:space="preserve"> across all cities was </w:t>
      </w:r>
      <w:r w:rsidR="0090348C">
        <w:rPr>
          <w:rFonts w:ascii="Times New Roman" w:hAnsi="Times New Roman" w:cs="Times New Roman"/>
        </w:rPr>
        <w:t>0</w:t>
      </w:r>
      <w:r w:rsidR="00E72C97">
        <w:rPr>
          <w:rFonts w:ascii="Times New Roman" w:hAnsi="Times New Roman" w:cs="Times New Roman"/>
        </w:rPr>
        <w:t>.05</w:t>
      </w:r>
      <w:r w:rsidR="00410AAC">
        <w:rPr>
          <w:rFonts w:ascii="Times New Roman" w:hAnsi="Times New Roman" w:cs="Times New Roman"/>
        </w:rPr>
        <w:t>6</w:t>
      </w:r>
      <w:r w:rsidR="0037357F">
        <w:rPr>
          <w:rFonts w:ascii="Times New Roman" w:hAnsi="Times New Roman" w:cs="Times New Roman"/>
        </w:rPr>
        <w:t>. S</w:t>
      </w:r>
      <w:r w:rsidR="00E72C97">
        <w:rPr>
          <w:rFonts w:ascii="Times New Roman" w:hAnsi="Times New Roman" w:cs="Times New Roman"/>
        </w:rPr>
        <w:t>ome cities</w:t>
      </w:r>
      <w:r w:rsidR="0037357F">
        <w:rPr>
          <w:rFonts w:ascii="Times New Roman" w:hAnsi="Times New Roman" w:cs="Times New Roman"/>
        </w:rPr>
        <w:t>’ NDVI</w:t>
      </w:r>
      <w:r w:rsidR="00E72C97">
        <w:rPr>
          <w:rFonts w:ascii="Times New Roman" w:hAnsi="Times New Roman" w:cs="Times New Roman"/>
        </w:rPr>
        <w:t xml:space="preserve"> </w:t>
      </w:r>
      <w:r w:rsidR="0037357F">
        <w:rPr>
          <w:rFonts w:ascii="Times New Roman" w:hAnsi="Times New Roman" w:cs="Times New Roman"/>
        </w:rPr>
        <w:t>ranged</w:t>
      </w:r>
      <w:r w:rsidR="00E72C97">
        <w:rPr>
          <w:rFonts w:ascii="Times New Roman" w:hAnsi="Times New Roman" w:cs="Times New Roman"/>
        </w:rPr>
        <w:t xml:space="preserve"> less than </w:t>
      </w:r>
      <w:r w:rsidR="0090348C">
        <w:rPr>
          <w:rFonts w:ascii="Times New Roman" w:hAnsi="Times New Roman" w:cs="Times New Roman"/>
        </w:rPr>
        <w:t>0</w:t>
      </w:r>
      <w:r w:rsidR="00E72C97">
        <w:rPr>
          <w:rFonts w:ascii="Times New Roman" w:hAnsi="Times New Roman" w:cs="Times New Roman"/>
        </w:rPr>
        <w:t xml:space="preserve">.01 over the </w:t>
      </w:r>
      <w:r w:rsidR="0037357F">
        <w:rPr>
          <w:rFonts w:ascii="Times New Roman" w:hAnsi="Times New Roman" w:cs="Times New Roman"/>
        </w:rPr>
        <w:t>last ten years</w:t>
      </w:r>
      <w:r w:rsidR="00E72C97">
        <w:rPr>
          <w:rFonts w:ascii="Times New Roman" w:hAnsi="Times New Roman" w:cs="Times New Roman"/>
        </w:rPr>
        <w:t xml:space="preserve">, </w:t>
      </w:r>
      <w:r w:rsidR="0037357F">
        <w:rPr>
          <w:rFonts w:ascii="Times New Roman" w:hAnsi="Times New Roman" w:cs="Times New Roman"/>
        </w:rPr>
        <w:t>while</w:t>
      </w:r>
      <w:r w:rsidR="00E72C97">
        <w:rPr>
          <w:rFonts w:ascii="Times New Roman" w:hAnsi="Times New Roman" w:cs="Times New Roman"/>
        </w:rPr>
        <w:t xml:space="preserve"> others experienc</w:t>
      </w:r>
      <w:r w:rsidR="0037357F">
        <w:rPr>
          <w:rFonts w:ascii="Times New Roman" w:hAnsi="Times New Roman" w:cs="Times New Roman"/>
        </w:rPr>
        <w:t>ed</w:t>
      </w:r>
      <w:r w:rsidR="00E72C97">
        <w:rPr>
          <w:rFonts w:ascii="Times New Roman" w:hAnsi="Times New Roman" w:cs="Times New Roman"/>
        </w:rPr>
        <w:t xml:space="preserve"> swings of </w:t>
      </w:r>
      <w:r w:rsidR="00410AAC">
        <w:rPr>
          <w:rFonts w:ascii="Times New Roman" w:hAnsi="Times New Roman" w:cs="Times New Roman"/>
        </w:rPr>
        <w:t>over 0.2</w:t>
      </w:r>
      <w:r w:rsidR="00E72C97">
        <w:rPr>
          <w:rFonts w:ascii="Times New Roman" w:hAnsi="Times New Roman" w:cs="Times New Roman"/>
        </w:rPr>
        <w:t xml:space="preserve">. </w:t>
      </w:r>
      <w:r w:rsidR="005548B0">
        <w:rPr>
          <w:rFonts w:ascii="Times New Roman" w:hAnsi="Times New Roman" w:cs="Times New Roman"/>
        </w:rPr>
        <w:t xml:space="preserve">Regionally, </w:t>
      </w:r>
      <w:r w:rsidR="00436152">
        <w:rPr>
          <w:rFonts w:ascii="Times New Roman" w:hAnsi="Times New Roman" w:cs="Times New Roman"/>
        </w:rPr>
        <w:t xml:space="preserve">cities in </w:t>
      </w:r>
      <w:r w:rsidR="005548B0">
        <w:rPr>
          <w:rFonts w:ascii="Times New Roman" w:hAnsi="Times New Roman" w:cs="Times New Roman"/>
        </w:rPr>
        <w:t>Sub-Saharan Africa</w:t>
      </w:r>
      <w:r w:rsidR="00F75F1A">
        <w:rPr>
          <w:rFonts w:ascii="Times New Roman" w:hAnsi="Times New Roman" w:cs="Times New Roman"/>
        </w:rPr>
        <w:t xml:space="preserve">, Eastern Asia, </w:t>
      </w:r>
      <w:r w:rsidR="005548B0">
        <w:rPr>
          <w:rFonts w:ascii="Times New Roman" w:hAnsi="Times New Roman" w:cs="Times New Roman"/>
        </w:rPr>
        <w:t xml:space="preserve">and Southern Asia </w:t>
      </w:r>
      <w:r w:rsidR="00626371">
        <w:rPr>
          <w:rFonts w:ascii="Times New Roman" w:hAnsi="Times New Roman" w:cs="Times New Roman"/>
        </w:rPr>
        <w:t>had larger inter-annual variation, with a</w:t>
      </w:r>
      <w:r w:rsidR="00410AAC">
        <w:rPr>
          <w:rFonts w:ascii="Times New Roman" w:hAnsi="Times New Roman" w:cs="Times New Roman"/>
        </w:rPr>
        <w:t xml:space="preserve">n average </w:t>
      </w:r>
      <w:r w:rsidR="00A00688">
        <w:rPr>
          <w:rFonts w:ascii="Times New Roman" w:hAnsi="Times New Roman" w:cs="Times New Roman"/>
        </w:rPr>
        <w:t>decadal range in</w:t>
      </w:r>
      <w:r w:rsidR="00E72C97">
        <w:rPr>
          <w:rFonts w:ascii="Times New Roman" w:hAnsi="Times New Roman" w:cs="Times New Roman"/>
        </w:rPr>
        <w:t xml:space="preserve"> </w:t>
      </w:r>
      <w:r w:rsidR="00626371">
        <w:rPr>
          <w:rFonts w:ascii="Times New Roman" w:hAnsi="Times New Roman" w:cs="Times New Roman"/>
        </w:rPr>
        <w:t xml:space="preserve">NDVI of </w:t>
      </w:r>
      <w:r w:rsidR="00410AAC">
        <w:rPr>
          <w:rFonts w:ascii="Times New Roman" w:hAnsi="Times New Roman" w:cs="Times New Roman"/>
        </w:rPr>
        <w:t>~</w:t>
      </w:r>
      <w:r w:rsidR="00626371">
        <w:rPr>
          <w:rFonts w:ascii="Times New Roman" w:hAnsi="Times New Roman" w:cs="Times New Roman"/>
        </w:rPr>
        <w:t>0.07</w:t>
      </w:r>
      <w:r w:rsidR="005548B0">
        <w:rPr>
          <w:rFonts w:ascii="Times New Roman" w:hAnsi="Times New Roman" w:cs="Times New Roman"/>
        </w:rPr>
        <w:t xml:space="preserve">, while </w:t>
      </w:r>
      <w:r w:rsidR="00436152">
        <w:rPr>
          <w:rFonts w:ascii="Times New Roman" w:hAnsi="Times New Roman" w:cs="Times New Roman"/>
        </w:rPr>
        <w:t xml:space="preserve">cities in </w:t>
      </w:r>
      <w:r w:rsidR="005548B0">
        <w:rPr>
          <w:rFonts w:ascii="Times New Roman" w:hAnsi="Times New Roman" w:cs="Times New Roman"/>
        </w:rPr>
        <w:t>Northern Africa</w:t>
      </w:r>
      <w:r w:rsidR="00F75F1A">
        <w:rPr>
          <w:rFonts w:ascii="Times New Roman" w:hAnsi="Times New Roman" w:cs="Times New Roman"/>
        </w:rPr>
        <w:t xml:space="preserve"> and Central Asia </w:t>
      </w:r>
      <w:r w:rsidR="00626371">
        <w:rPr>
          <w:rFonts w:ascii="Times New Roman" w:hAnsi="Times New Roman" w:cs="Times New Roman"/>
        </w:rPr>
        <w:t xml:space="preserve">generally </w:t>
      </w:r>
      <w:r w:rsidR="005548B0">
        <w:rPr>
          <w:rFonts w:ascii="Times New Roman" w:hAnsi="Times New Roman" w:cs="Times New Roman"/>
        </w:rPr>
        <w:t>show a flatter trend</w:t>
      </w:r>
      <w:r w:rsidR="00337DBF">
        <w:rPr>
          <w:rFonts w:ascii="Times New Roman" w:hAnsi="Times New Roman" w:cs="Times New Roman"/>
        </w:rPr>
        <w:t xml:space="preserve"> (</w:t>
      </w:r>
      <w:r w:rsidR="00A00688">
        <w:rPr>
          <w:rFonts w:ascii="Times New Roman" w:hAnsi="Times New Roman" w:cs="Times New Roman"/>
        </w:rPr>
        <w:t>range in 10-year annual NDVI</w:t>
      </w:r>
      <w:r w:rsidR="00337DBF">
        <w:rPr>
          <w:rFonts w:ascii="Times New Roman" w:hAnsi="Times New Roman" w:cs="Times New Roman"/>
        </w:rPr>
        <w:t xml:space="preserve">: </w:t>
      </w:r>
      <w:r w:rsidR="00410AAC">
        <w:rPr>
          <w:rFonts w:ascii="Times New Roman" w:hAnsi="Times New Roman" w:cs="Times New Roman"/>
        </w:rPr>
        <w:t>~</w:t>
      </w:r>
      <w:r w:rsidR="00337DBF">
        <w:rPr>
          <w:rFonts w:ascii="Times New Roman" w:hAnsi="Times New Roman" w:cs="Times New Roman"/>
        </w:rPr>
        <w:t>0.0</w:t>
      </w:r>
      <w:r w:rsidR="00410AAC">
        <w:rPr>
          <w:rFonts w:ascii="Times New Roman" w:hAnsi="Times New Roman" w:cs="Times New Roman"/>
        </w:rPr>
        <w:t>3</w:t>
      </w:r>
      <w:r w:rsidR="00337DBF">
        <w:rPr>
          <w:rFonts w:ascii="Times New Roman" w:hAnsi="Times New Roman" w:cs="Times New Roman"/>
        </w:rPr>
        <w:t>)</w:t>
      </w:r>
      <w:r w:rsidR="005548B0">
        <w:rPr>
          <w:rFonts w:ascii="Times New Roman" w:hAnsi="Times New Roman" w:cs="Times New Roman"/>
        </w:rPr>
        <w:t xml:space="preserve">. </w:t>
      </w:r>
      <w:r w:rsidR="00626371">
        <w:rPr>
          <w:rFonts w:ascii="Times New Roman" w:hAnsi="Times New Roman" w:cs="Times New Roman"/>
        </w:rPr>
        <w:t>NDVI has remained comparatively stable in arid cities, with a</w:t>
      </w:r>
      <w:r w:rsidR="002E5555">
        <w:rPr>
          <w:rFonts w:ascii="Times New Roman" w:hAnsi="Times New Roman" w:cs="Times New Roman"/>
        </w:rPr>
        <w:t xml:space="preserve">n average </w:t>
      </w:r>
      <w:r w:rsidR="00626371">
        <w:rPr>
          <w:rFonts w:ascii="Times New Roman" w:hAnsi="Times New Roman" w:cs="Times New Roman"/>
        </w:rPr>
        <w:t xml:space="preserve">city 10-year </w:t>
      </w:r>
      <w:r w:rsidR="00A00688">
        <w:rPr>
          <w:rFonts w:ascii="Times New Roman" w:hAnsi="Times New Roman" w:cs="Times New Roman"/>
        </w:rPr>
        <w:t>range</w:t>
      </w:r>
      <w:r w:rsidR="00626371">
        <w:rPr>
          <w:rFonts w:ascii="Times New Roman" w:hAnsi="Times New Roman" w:cs="Times New Roman"/>
        </w:rPr>
        <w:t xml:space="preserve"> of 0.03</w:t>
      </w:r>
      <w:r w:rsidR="002E5555">
        <w:rPr>
          <w:rFonts w:ascii="Times New Roman" w:hAnsi="Times New Roman" w:cs="Times New Roman"/>
        </w:rPr>
        <w:t>7</w:t>
      </w:r>
      <w:r w:rsidR="00626371">
        <w:rPr>
          <w:rFonts w:ascii="Times New Roman" w:hAnsi="Times New Roman" w:cs="Times New Roman"/>
        </w:rPr>
        <w:t xml:space="preserve">, about half that of cities in other climate zones. </w:t>
      </w:r>
      <w:r w:rsidR="00674F78">
        <w:rPr>
          <w:rFonts w:ascii="Times New Roman" w:hAnsi="Times New Roman" w:cs="Times New Roman"/>
        </w:rPr>
        <w:t>All climate classifications and roughly half the geographic</w:t>
      </w:r>
      <w:r w:rsidR="00436152">
        <w:rPr>
          <w:rFonts w:ascii="Times New Roman" w:hAnsi="Times New Roman" w:cs="Times New Roman"/>
        </w:rPr>
        <w:t xml:space="preserve"> regions </w:t>
      </w:r>
      <w:r w:rsidR="00674F78">
        <w:rPr>
          <w:rFonts w:ascii="Times New Roman" w:hAnsi="Times New Roman" w:cs="Times New Roman"/>
        </w:rPr>
        <w:t>had</w:t>
      </w:r>
      <w:r w:rsidR="00436152">
        <w:rPr>
          <w:rFonts w:ascii="Times New Roman" w:hAnsi="Times New Roman" w:cs="Times New Roman"/>
        </w:rPr>
        <w:t xml:space="preserve"> individual cities </w:t>
      </w:r>
      <w:r w:rsidR="00674F78">
        <w:rPr>
          <w:rFonts w:ascii="Times New Roman" w:hAnsi="Times New Roman" w:cs="Times New Roman"/>
        </w:rPr>
        <w:t>with changes in NDVI of over 0.1 from 2014-2023</w:t>
      </w:r>
      <w:r w:rsidR="00436152">
        <w:rPr>
          <w:rFonts w:ascii="Times New Roman" w:hAnsi="Times New Roman" w:cs="Times New Roman"/>
        </w:rPr>
        <w:t xml:space="preserve">. </w:t>
      </w:r>
      <w:r w:rsidR="00182372">
        <w:rPr>
          <w:rFonts w:ascii="Times New Roman" w:hAnsi="Times New Roman" w:cs="Times New Roman"/>
        </w:rPr>
        <w:t xml:space="preserve">Considering the percent change in </w:t>
      </w:r>
      <w:r w:rsidR="00753D42">
        <w:rPr>
          <w:rFonts w:ascii="Times New Roman" w:hAnsi="Times New Roman" w:cs="Times New Roman"/>
        </w:rPr>
        <w:t xml:space="preserve">annual average </w:t>
      </w:r>
      <w:r w:rsidR="00182372">
        <w:rPr>
          <w:rFonts w:ascii="Times New Roman" w:hAnsi="Times New Roman" w:cs="Times New Roman"/>
        </w:rPr>
        <w:t>peak season NDVI</w:t>
      </w:r>
      <w:r w:rsidR="00753D42">
        <w:rPr>
          <w:rFonts w:ascii="Times New Roman" w:hAnsi="Times New Roman" w:cs="Times New Roman"/>
        </w:rPr>
        <w:t xml:space="preserve"> </w:t>
      </w:r>
      <w:r w:rsidR="00182372">
        <w:rPr>
          <w:rFonts w:ascii="Times New Roman" w:hAnsi="Times New Roman" w:cs="Times New Roman"/>
        </w:rPr>
        <w:t xml:space="preserve">(Fig. S3), </w:t>
      </w:r>
      <w:r w:rsidR="0075333B">
        <w:rPr>
          <w:rFonts w:ascii="Times New Roman" w:hAnsi="Times New Roman" w:cs="Times New Roman"/>
        </w:rPr>
        <w:t xml:space="preserve">the greenest year </w:t>
      </w:r>
      <w:r w:rsidR="004F5C41">
        <w:rPr>
          <w:rFonts w:ascii="Times New Roman" w:hAnsi="Times New Roman" w:cs="Times New Roman"/>
        </w:rPr>
        <w:t xml:space="preserve">of the past decade </w:t>
      </w:r>
      <w:r w:rsidR="0075333B">
        <w:rPr>
          <w:rFonts w:ascii="Times New Roman" w:hAnsi="Times New Roman" w:cs="Times New Roman"/>
        </w:rPr>
        <w:t xml:space="preserve">was </w:t>
      </w:r>
      <w:r w:rsidR="004F1B5A">
        <w:rPr>
          <w:rFonts w:ascii="Times New Roman" w:hAnsi="Times New Roman" w:cs="Times New Roman"/>
          <w:noProof/>
        </w:rPr>
        <w:drawing>
          <wp:anchor distT="0" distB="0" distL="114300" distR="114300" simplePos="0" relativeHeight="251676672" behindDoc="1" locked="0" layoutInCell="1" allowOverlap="1" wp14:anchorId="2E75DBF4" wp14:editId="5737C169">
            <wp:simplePos x="0" y="0"/>
            <wp:positionH relativeFrom="column">
              <wp:posOffset>-190500</wp:posOffset>
            </wp:positionH>
            <wp:positionV relativeFrom="paragraph">
              <wp:posOffset>1974215</wp:posOffset>
            </wp:positionV>
            <wp:extent cx="5943600" cy="3742055"/>
            <wp:effectExtent l="0" t="0" r="0" b="4445"/>
            <wp:wrapTight wrapText="bothSides">
              <wp:wrapPolygon edited="0">
                <wp:start x="0" y="0"/>
                <wp:lineTo x="0" y="21552"/>
                <wp:lineTo x="21554" y="21552"/>
                <wp:lineTo x="21554" y="0"/>
                <wp:lineTo x="0" y="0"/>
              </wp:wrapPolygon>
            </wp:wrapTight>
            <wp:docPr id="143865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59400" name="Picture 1438659400"/>
                    <pic:cNvPicPr/>
                  </pic:nvPicPr>
                  <pic:blipFill>
                    <a:blip r:embed="rId9"/>
                    <a:stretch>
                      <a:fillRect/>
                    </a:stretch>
                  </pic:blipFill>
                  <pic:spPr>
                    <a:xfrm>
                      <a:off x="0" y="0"/>
                      <a:ext cx="5943600" cy="3742055"/>
                    </a:xfrm>
                    <a:prstGeom prst="rect">
                      <a:avLst/>
                    </a:prstGeom>
                  </pic:spPr>
                </pic:pic>
              </a:graphicData>
            </a:graphic>
            <wp14:sizeRelH relativeFrom="page">
              <wp14:pctWidth>0</wp14:pctWidth>
            </wp14:sizeRelH>
            <wp14:sizeRelV relativeFrom="page">
              <wp14:pctHeight>0</wp14:pctHeight>
            </wp14:sizeRelV>
          </wp:anchor>
        </w:drawing>
      </w:r>
      <w:r w:rsidR="0075333B">
        <w:rPr>
          <w:rFonts w:ascii="Times New Roman" w:hAnsi="Times New Roman" w:cs="Times New Roman"/>
        </w:rPr>
        <w:t xml:space="preserve">over 20% higher than the least green </w:t>
      </w:r>
      <w:r w:rsidR="00EC38D2">
        <w:rPr>
          <w:rFonts w:ascii="Times New Roman" w:hAnsi="Times New Roman" w:cs="Times New Roman"/>
        </w:rPr>
        <w:t xml:space="preserve">year </w:t>
      </w:r>
      <w:r w:rsidR="0075333B">
        <w:rPr>
          <w:rFonts w:ascii="Times New Roman" w:hAnsi="Times New Roman" w:cs="Times New Roman"/>
        </w:rPr>
        <w:t xml:space="preserve">in </w:t>
      </w:r>
      <w:r w:rsidR="004F5C41">
        <w:rPr>
          <w:rFonts w:ascii="Times New Roman" w:hAnsi="Times New Roman" w:cs="Times New Roman"/>
        </w:rPr>
        <w:t>roughly</w:t>
      </w:r>
      <w:r w:rsidR="00753D42">
        <w:rPr>
          <w:rFonts w:ascii="Times New Roman" w:hAnsi="Times New Roman" w:cs="Times New Roman"/>
        </w:rPr>
        <w:t xml:space="preserve"> half of all</w:t>
      </w:r>
      <w:r w:rsidR="00182372">
        <w:rPr>
          <w:rFonts w:ascii="Times New Roman" w:hAnsi="Times New Roman" w:cs="Times New Roman"/>
        </w:rPr>
        <w:t xml:space="preserve"> cities. </w:t>
      </w:r>
    </w:p>
    <w:p w14:paraId="3CBD27E3" w14:textId="757430AC" w:rsidR="0047751C" w:rsidRDefault="00083DB1" w:rsidP="00551D54">
      <w:pPr>
        <w:rPr>
          <w:rFonts w:ascii="Times New Roman" w:hAnsi="Times New Roman" w:cs="Times New Roman"/>
        </w:rPr>
      </w:pPr>
      <w:r w:rsidRPr="0092228D">
        <w:rPr>
          <w:rFonts w:ascii="Times New Roman" w:hAnsi="Times New Roman" w:cs="Times New Roman"/>
          <w:b/>
          <w:bCs/>
          <w:i/>
          <w:iCs/>
        </w:rPr>
        <w:t>Fig</w:t>
      </w:r>
      <w:r>
        <w:rPr>
          <w:rFonts w:ascii="Times New Roman" w:hAnsi="Times New Roman" w:cs="Times New Roman"/>
          <w:b/>
          <w:bCs/>
          <w:i/>
          <w:iCs/>
        </w:rPr>
        <w:t>ure</w:t>
      </w:r>
      <w:r w:rsidRPr="0092228D">
        <w:rPr>
          <w:rFonts w:ascii="Times New Roman" w:hAnsi="Times New Roman" w:cs="Times New Roman"/>
          <w:b/>
          <w:bCs/>
          <w:i/>
          <w:iCs/>
        </w:rPr>
        <w:t xml:space="preserve"> 1.</w:t>
      </w:r>
      <w:r>
        <w:rPr>
          <w:rFonts w:ascii="Times New Roman" w:hAnsi="Times New Roman" w:cs="Times New Roman"/>
          <w:i/>
          <w:iCs/>
        </w:rPr>
        <w:t xml:space="preserve"> Population-weighted greenest season average </w:t>
      </w:r>
      <w:r w:rsidR="00597DB0">
        <w:rPr>
          <w:rFonts w:ascii="Times New Roman" w:hAnsi="Times New Roman" w:cs="Times New Roman"/>
          <w:i/>
          <w:iCs/>
        </w:rPr>
        <w:t xml:space="preserve">Normalized </w:t>
      </w:r>
      <w:r>
        <w:rPr>
          <w:rFonts w:ascii="Times New Roman" w:hAnsi="Times New Roman" w:cs="Times New Roman"/>
          <w:i/>
          <w:iCs/>
        </w:rPr>
        <w:t>D</w:t>
      </w:r>
      <w:r w:rsidR="00597DB0">
        <w:rPr>
          <w:rFonts w:ascii="Times New Roman" w:hAnsi="Times New Roman" w:cs="Times New Roman"/>
          <w:i/>
          <w:iCs/>
        </w:rPr>
        <w:t xml:space="preserve">ifference </w:t>
      </w:r>
      <w:r>
        <w:rPr>
          <w:rFonts w:ascii="Times New Roman" w:hAnsi="Times New Roman" w:cs="Times New Roman"/>
          <w:i/>
          <w:iCs/>
        </w:rPr>
        <w:t>V</w:t>
      </w:r>
      <w:r w:rsidR="00597DB0">
        <w:rPr>
          <w:rFonts w:ascii="Times New Roman" w:hAnsi="Times New Roman" w:cs="Times New Roman"/>
          <w:i/>
          <w:iCs/>
        </w:rPr>
        <w:t xml:space="preserve">egetation </w:t>
      </w:r>
      <w:r>
        <w:rPr>
          <w:rFonts w:ascii="Times New Roman" w:hAnsi="Times New Roman" w:cs="Times New Roman"/>
          <w:i/>
          <w:iCs/>
        </w:rPr>
        <w:t>I</w:t>
      </w:r>
      <w:r w:rsidR="00597DB0">
        <w:rPr>
          <w:rFonts w:ascii="Times New Roman" w:hAnsi="Times New Roman" w:cs="Times New Roman"/>
          <w:i/>
          <w:iCs/>
        </w:rPr>
        <w:t>ndex (NDVI)</w:t>
      </w:r>
      <w:r>
        <w:rPr>
          <w:rFonts w:ascii="Times New Roman" w:hAnsi="Times New Roman" w:cs="Times New Roman"/>
          <w:i/>
          <w:iCs/>
        </w:rPr>
        <w:t xml:space="preserve"> from 2014-2023 by geographic region. Each thin line represents an individual city within the geographic region, while each thick line shows the average NDVI for all cities in that region, colored by </w:t>
      </w:r>
      <w:r w:rsidR="007923E0">
        <w:rPr>
          <w:rFonts w:ascii="Times New Roman" w:hAnsi="Times New Roman" w:cs="Times New Roman"/>
          <w:i/>
          <w:iCs/>
        </w:rPr>
        <w:t>climate classification</w:t>
      </w:r>
      <w:r>
        <w:rPr>
          <w:rFonts w:ascii="Times New Roman" w:hAnsi="Times New Roman" w:cs="Times New Roman"/>
          <w:i/>
          <w:iCs/>
        </w:rPr>
        <w:t xml:space="preserve">. </w:t>
      </w:r>
    </w:p>
    <w:p w14:paraId="66BC6136" w14:textId="2E48617C" w:rsidR="00083DB1" w:rsidRDefault="00083DB1" w:rsidP="00551D54">
      <w:pPr>
        <w:rPr>
          <w:rFonts w:ascii="Times New Roman" w:hAnsi="Times New Roman" w:cs="Times New Roman"/>
        </w:rPr>
      </w:pPr>
    </w:p>
    <w:p w14:paraId="2F87ED76" w14:textId="0AEA7697" w:rsidR="00560272" w:rsidRDefault="00F533A8" w:rsidP="00551D54">
      <w:pPr>
        <w:rPr>
          <w:rFonts w:ascii="Times New Roman" w:hAnsi="Times New Roman" w:cs="Times New Roman"/>
        </w:rPr>
      </w:pPr>
      <w:r>
        <w:rPr>
          <w:rFonts w:ascii="Times New Roman" w:hAnsi="Times New Roman" w:cs="Times New Roman"/>
        </w:rPr>
        <w:lastRenderedPageBreak/>
        <w:t>The average</w:t>
      </w:r>
      <w:r w:rsidR="00744A00">
        <w:rPr>
          <w:rFonts w:ascii="Times New Roman" w:hAnsi="Times New Roman" w:cs="Times New Roman"/>
        </w:rPr>
        <w:t xml:space="preserve"> population-weighted peak</w:t>
      </w:r>
      <w:r w:rsidR="00505E9F">
        <w:rPr>
          <w:rFonts w:ascii="Times New Roman" w:hAnsi="Times New Roman" w:cs="Times New Roman"/>
        </w:rPr>
        <w:t xml:space="preserve"> season</w:t>
      </w:r>
      <w:r>
        <w:rPr>
          <w:rFonts w:ascii="Times New Roman" w:hAnsi="Times New Roman" w:cs="Times New Roman"/>
        </w:rPr>
        <w:t xml:space="preserve"> NDVI varies greatly across global c</w:t>
      </w:r>
      <w:r w:rsidR="00933741">
        <w:rPr>
          <w:rFonts w:ascii="Times New Roman" w:hAnsi="Times New Roman" w:cs="Times New Roman"/>
        </w:rPr>
        <w:t>ities (Fig</w:t>
      </w:r>
      <w:r w:rsidR="00992BCB">
        <w:rPr>
          <w:rFonts w:ascii="Times New Roman" w:hAnsi="Times New Roman" w:cs="Times New Roman"/>
        </w:rPr>
        <w:t>.</w:t>
      </w:r>
      <w:r w:rsidR="00933741">
        <w:rPr>
          <w:rFonts w:ascii="Times New Roman" w:hAnsi="Times New Roman" w:cs="Times New Roman"/>
        </w:rPr>
        <w:t xml:space="preserve"> </w:t>
      </w:r>
      <w:r w:rsidR="006C67EB">
        <w:rPr>
          <w:rFonts w:ascii="Times New Roman" w:hAnsi="Times New Roman" w:cs="Times New Roman"/>
        </w:rPr>
        <w:t>2</w:t>
      </w:r>
      <w:r w:rsidR="00933741">
        <w:rPr>
          <w:rFonts w:ascii="Times New Roman" w:hAnsi="Times New Roman" w:cs="Times New Roman"/>
        </w:rPr>
        <w:t>). In the most recent 5-year period, the global average greenest season NDVI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B86455">
        <w:rPr>
          <w:rFonts w:ascii="Times New Roman" w:hAnsi="Times New Roman" w:cs="Times New Roman"/>
        </w:rPr>
        <w:t>Peak season NDVI is correlated with geographic region (Fig. S</w:t>
      </w:r>
      <w:r w:rsidR="00736C52">
        <w:rPr>
          <w:rFonts w:ascii="Times New Roman" w:hAnsi="Times New Roman" w:cs="Times New Roman"/>
        </w:rPr>
        <w:t>4</w:t>
      </w:r>
      <w:r w:rsidR="00B86455">
        <w:rPr>
          <w:rFonts w:ascii="Times New Roman" w:hAnsi="Times New Roman" w:cs="Times New Roman"/>
        </w:rPr>
        <w:t xml:space="preserve">) and </w:t>
      </w:r>
      <w:proofErr w:type="spellStart"/>
      <w:r w:rsidR="00B86455">
        <w:rPr>
          <w:rFonts w:ascii="Times New Roman" w:hAnsi="Times New Roman" w:cs="Times New Roman"/>
        </w:rPr>
        <w:t>Köppen</w:t>
      </w:r>
      <w:proofErr w:type="spellEnd"/>
      <w:r w:rsidR="00B86455">
        <w:rPr>
          <w:rFonts w:ascii="Times New Roman" w:hAnsi="Times New Roman" w:cs="Times New Roman"/>
        </w:rPr>
        <w:t>-Geiger climate classification (Fig. S5). Peak-season 2019-2023 NDVI was highest on average in Melanesia (0.417), North America (0.384), and</w:t>
      </w:r>
      <w:r w:rsidR="00560272">
        <w:rPr>
          <w:rFonts w:ascii="Times New Roman" w:hAnsi="Times New Roman" w:cs="Times New Roman"/>
        </w:rPr>
        <w:t xml:space="preserve"> most of</w:t>
      </w:r>
      <w:r w:rsidR="00B86455">
        <w:rPr>
          <w:rFonts w:ascii="Times New Roman" w:hAnsi="Times New Roman" w:cs="Times New Roman"/>
        </w:rPr>
        <w:t xml:space="preserve"> Europe including Eastern (0.354), Northern (0.350), and Western (0.346) Europe.</w:t>
      </w:r>
      <w:r w:rsidR="00BA124C">
        <w:rPr>
          <w:rFonts w:ascii="Times New Roman" w:hAnsi="Times New Roman" w:cs="Times New Roman"/>
        </w:rPr>
        <w:t xml:space="preserve"> </w:t>
      </w:r>
      <w:r w:rsidR="00A04320">
        <w:rPr>
          <w:rFonts w:ascii="Times New Roman" w:hAnsi="Times New Roman" w:cs="Times New Roman"/>
        </w:rPr>
        <w:t xml:space="preserve">Western Asia and North Africa were the least green, </w:t>
      </w:r>
      <w:r w:rsidR="00736C52">
        <w:rPr>
          <w:rFonts w:ascii="Times New Roman" w:hAnsi="Times New Roman" w:cs="Times New Roman"/>
        </w:rPr>
        <w:t xml:space="preserve">with NDVI </w:t>
      </w:r>
      <w:r w:rsidR="00A04320">
        <w:rPr>
          <w:rFonts w:ascii="Times New Roman" w:hAnsi="Times New Roman" w:cs="Times New Roman"/>
        </w:rPr>
        <w:t xml:space="preserve">averages of 0.149 and 0.175 across their cities, respectively. </w:t>
      </w:r>
      <w:r w:rsidR="00560272">
        <w:rPr>
          <w:rFonts w:ascii="Times New Roman" w:hAnsi="Times New Roman" w:cs="Times New Roman"/>
        </w:rPr>
        <w:t>In terms of climate classification</w:t>
      </w:r>
      <w:r w:rsidR="00A40822">
        <w:rPr>
          <w:rFonts w:ascii="Times New Roman" w:hAnsi="Times New Roman" w:cs="Times New Roman"/>
        </w:rPr>
        <w:t>, t</w:t>
      </w:r>
      <w:r w:rsidR="00202B9E">
        <w:rPr>
          <w:rFonts w:ascii="Times New Roman" w:hAnsi="Times New Roman" w:cs="Times New Roman"/>
        </w:rPr>
        <w:t>he average greenest</w:t>
      </w:r>
      <w:r w:rsidR="000011F2">
        <w:rPr>
          <w:rFonts w:ascii="Times New Roman" w:hAnsi="Times New Roman" w:cs="Times New Roman"/>
        </w:rPr>
        <w:t xml:space="preserve"> </w:t>
      </w:r>
      <w:r w:rsidR="00202B9E">
        <w:rPr>
          <w:rFonts w:ascii="Times New Roman" w:hAnsi="Times New Roman" w:cs="Times New Roman"/>
        </w:rPr>
        <w:t xml:space="preserve">season NDVI for 2019-2023 was 0.193 in arid, 0.281 in temperate, 0.319 in tropical, and 0.327 </w:t>
      </w:r>
      <w:r w:rsidR="004E6D40">
        <w:rPr>
          <w:rFonts w:ascii="Times New Roman" w:hAnsi="Times New Roman" w:cs="Times New Roman"/>
        </w:rPr>
        <w:t>across</w:t>
      </w:r>
      <w:r w:rsidR="00202B9E">
        <w:rPr>
          <w:rFonts w:ascii="Times New Roman" w:hAnsi="Times New Roman" w:cs="Times New Roman"/>
        </w:rPr>
        <w:t xml:space="preserve"> continental cities.</w:t>
      </w:r>
      <w:r w:rsidR="0087108D">
        <w:rPr>
          <w:rFonts w:ascii="Times New Roman" w:hAnsi="Times New Roman" w:cs="Times New Roman"/>
        </w:rPr>
        <w:t xml:space="preserve"> </w:t>
      </w:r>
    </w:p>
    <w:p w14:paraId="28B46418" w14:textId="5FD430AE" w:rsidR="00560272" w:rsidRDefault="00560272" w:rsidP="00551D54">
      <w:pPr>
        <w:rPr>
          <w:rFonts w:ascii="Times New Roman" w:hAnsi="Times New Roman" w:cs="Times New Roman"/>
        </w:rPr>
      </w:pPr>
    </w:p>
    <w:p w14:paraId="05C2EE37" w14:textId="00954451" w:rsidR="00A43575" w:rsidRDefault="00A43575" w:rsidP="00551D54">
      <w:pPr>
        <w:rPr>
          <w:rFonts w:ascii="Times New Roman" w:hAnsi="Times New Roman" w:cs="Times New Roman"/>
        </w:rPr>
      </w:pPr>
      <w:r>
        <w:rPr>
          <w:rFonts w:ascii="Times New Roman" w:hAnsi="Times New Roman" w:cs="Times New Roman"/>
        </w:rPr>
        <w:t>Globally, the five-year greenest season average NDVI decreased slightly from 0.279 in 2014-2018 to 0.270 in 2019 to 2023</w:t>
      </w:r>
      <w:r w:rsidR="00D11EF4">
        <w:rPr>
          <w:rFonts w:ascii="Times New Roman" w:hAnsi="Times New Roman" w:cs="Times New Roman"/>
        </w:rPr>
        <w:t>, with an average city-level percent change of -0.46%</w:t>
      </w:r>
      <w:r w:rsidR="006C67EB">
        <w:rPr>
          <w:rFonts w:ascii="Times New Roman" w:hAnsi="Times New Roman" w:cs="Times New Roman"/>
        </w:rPr>
        <w:t xml:space="preserve">. </w:t>
      </w:r>
      <w:r w:rsidR="00560272">
        <w:rPr>
          <w:rFonts w:ascii="Times New Roman" w:hAnsi="Times New Roman" w:cs="Times New Roman"/>
        </w:rPr>
        <w:t>However, th</w:t>
      </w:r>
      <w:r w:rsidR="006C67EB">
        <w:rPr>
          <w:rFonts w:ascii="Times New Roman" w:hAnsi="Times New Roman" w:cs="Times New Roman"/>
        </w:rPr>
        <w:t>is</w:t>
      </w:r>
      <w:r w:rsidR="005F46DB">
        <w:rPr>
          <w:rFonts w:ascii="Times New Roman" w:hAnsi="Times New Roman" w:cs="Times New Roman"/>
        </w:rPr>
        <w:t xml:space="preserve"> </w:t>
      </w:r>
      <w:r w:rsidR="00560272">
        <w:rPr>
          <w:rFonts w:ascii="Times New Roman" w:hAnsi="Times New Roman" w:cs="Times New Roman"/>
        </w:rPr>
        <w:t>relatively small global change mask</w:t>
      </w:r>
      <w:r w:rsidR="006C67EB">
        <w:rPr>
          <w:rFonts w:ascii="Times New Roman" w:hAnsi="Times New Roman" w:cs="Times New Roman"/>
        </w:rPr>
        <w:t>s</w:t>
      </w:r>
      <w:r w:rsidR="00560272">
        <w:rPr>
          <w:rFonts w:ascii="Times New Roman" w:hAnsi="Times New Roman" w:cs="Times New Roman"/>
        </w:rPr>
        <w:t xml:space="preserve"> large differences across individual cities. </w:t>
      </w:r>
      <w:r w:rsidR="005F46DB">
        <w:rPr>
          <w:rFonts w:ascii="Times New Roman" w:hAnsi="Times New Roman" w:cs="Times New Roman"/>
        </w:rPr>
        <w:t>T</w:t>
      </w:r>
      <w:r>
        <w:rPr>
          <w:rFonts w:ascii="Times New Roman" w:hAnsi="Times New Roman" w:cs="Times New Roman"/>
        </w:rPr>
        <w:t xml:space="preserve">he percent change </w:t>
      </w:r>
      <w:r w:rsidR="005F46DB">
        <w:rPr>
          <w:rFonts w:ascii="Times New Roman" w:hAnsi="Times New Roman" w:cs="Times New Roman"/>
        </w:rPr>
        <w:t xml:space="preserve">between these two periods ranged from </w:t>
      </w:r>
      <w:r>
        <w:rPr>
          <w:rFonts w:ascii="Times New Roman" w:hAnsi="Times New Roman" w:cs="Times New Roman"/>
        </w:rPr>
        <w:t>-22.29% to 29.38%</w:t>
      </w:r>
      <w:r w:rsidR="005F46DB">
        <w:rPr>
          <w:rFonts w:ascii="Times New Roman" w:hAnsi="Times New Roman" w:cs="Times New Roman"/>
        </w:rPr>
        <w:t xml:space="preserve"> across the 1,041 cities</w:t>
      </w:r>
      <w:r>
        <w:rPr>
          <w:rFonts w:ascii="Times New Roman" w:hAnsi="Times New Roman" w:cs="Times New Roman"/>
        </w:rPr>
        <w:t>.</w:t>
      </w:r>
      <w:r w:rsidR="00E83875">
        <w:rPr>
          <w:rFonts w:ascii="Times New Roman" w:hAnsi="Times New Roman" w:cs="Times New Roman"/>
        </w:rPr>
        <w:t xml:space="preserve"> </w:t>
      </w:r>
    </w:p>
    <w:p w14:paraId="50D6EB31" w14:textId="796A8BA6" w:rsidR="00ED662B" w:rsidRDefault="00ED662B" w:rsidP="00551D54">
      <w:pPr>
        <w:rPr>
          <w:rFonts w:ascii="Times New Roman" w:hAnsi="Times New Roman" w:cs="Times New Roman"/>
        </w:rPr>
      </w:pPr>
    </w:p>
    <w:p w14:paraId="04BD5B0C" w14:textId="62E90D26" w:rsidR="00ED662B" w:rsidRDefault="007B67DD" w:rsidP="00551D54">
      <w:pPr>
        <w:rPr>
          <w:rFonts w:ascii="Times New Roman" w:hAnsi="Times New Roman" w:cs="Times New Roman"/>
        </w:rPr>
      </w:pPr>
      <w:r>
        <w:rPr>
          <w:rFonts w:ascii="Times New Roman" w:hAnsi="Times New Roman" w:cs="Times New Roman"/>
          <w:noProof/>
        </w:rPr>
        <w:lastRenderedPageBreak/>
        <w:drawing>
          <wp:inline distT="0" distB="0" distL="0" distR="0" wp14:anchorId="28668F4D" wp14:editId="59AE7AA8">
            <wp:extent cx="5943600" cy="5943600"/>
            <wp:effectExtent l="0" t="0" r="0" b="0"/>
            <wp:docPr id="1775802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2168" name="Picture 1775802168"/>
                    <pic:cNvPicPr/>
                  </pic:nvPicPr>
                  <pic:blipFill>
                    <a:blip r:embed="rId10"/>
                    <a:stretch>
                      <a:fillRect/>
                    </a:stretch>
                  </pic:blipFill>
                  <pic:spPr>
                    <a:xfrm>
                      <a:off x="0" y="0"/>
                      <a:ext cx="5943600" cy="5943600"/>
                    </a:xfrm>
                    <a:prstGeom prst="rect">
                      <a:avLst/>
                    </a:prstGeom>
                  </pic:spPr>
                </pic:pic>
              </a:graphicData>
            </a:graphic>
          </wp:inline>
        </w:drawing>
      </w:r>
    </w:p>
    <w:p w14:paraId="4CC64F68" w14:textId="6F5346CB"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015676">
        <w:rPr>
          <w:rFonts w:ascii="Times New Roman" w:hAnsi="Times New Roman" w:cs="Times New Roman"/>
          <w:b/>
          <w:bCs/>
          <w:i/>
          <w:iCs/>
        </w:rPr>
        <w:t>2</w:t>
      </w:r>
      <w:r w:rsidRPr="00ED662B">
        <w:rPr>
          <w:rFonts w:ascii="Times New Roman" w:hAnsi="Times New Roman" w:cs="Times New Roman"/>
          <w:b/>
          <w:bCs/>
          <w:i/>
          <w:iCs/>
        </w:rPr>
        <w:t xml:space="preserve">. </w:t>
      </w:r>
      <w:r w:rsidR="00D05A94">
        <w:rPr>
          <w:rFonts w:ascii="Times New Roman" w:hAnsi="Times New Roman" w:cs="Times New Roman"/>
          <w:i/>
          <w:iCs/>
        </w:rPr>
        <w:t>Average 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w:t>
      </w:r>
      <w:r w:rsidR="00670F3D">
        <w:rPr>
          <w:rFonts w:ascii="Times New Roman" w:hAnsi="Times New Roman" w:cs="Times New Roman"/>
          <w:i/>
          <w:iCs/>
        </w:rPr>
        <w:t xml:space="preserve">ormalized </w:t>
      </w:r>
      <w:r w:rsidRPr="00ED662B">
        <w:rPr>
          <w:rFonts w:ascii="Times New Roman" w:hAnsi="Times New Roman" w:cs="Times New Roman"/>
          <w:i/>
          <w:iCs/>
        </w:rPr>
        <w:t>D</w:t>
      </w:r>
      <w:r w:rsidR="00670F3D">
        <w:rPr>
          <w:rFonts w:ascii="Times New Roman" w:hAnsi="Times New Roman" w:cs="Times New Roman"/>
          <w:i/>
          <w:iCs/>
        </w:rPr>
        <w:t xml:space="preserve">ifference </w:t>
      </w:r>
      <w:r w:rsidR="00670F3D" w:rsidRPr="00ED662B">
        <w:rPr>
          <w:rFonts w:ascii="Times New Roman" w:hAnsi="Times New Roman" w:cs="Times New Roman"/>
          <w:i/>
          <w:iCs/>
        </w:rPr>
        <w:t>V</w:t>
      </w:r>
      <w:r w:rsidR="00670F3D">
        <w:rPr>
          <w:rFonts w:ascii="Times New Roman" w:hAnsi="Times New Roman" w:cs="Times New Roman"/>
          <w:i/>
          <w:iCs/>
        </w:rPr>
        <w:t xml:space="preserve">egetation </w:t>
      </w:r>
      <w:r w:rsidRPr="00ED662B">
        <w:rPr>
          <w:rFonts w:ascii="Times New Roman" w:hAnsi="Times New Roman" w:cs="Times New Roman"/>
          <w:i/>
          <w:iCs/>
        </w:rPr>
        <w:t>I</w:t>
      </w:r>
      <w:r w:rsidR="00670F3D">
        <w:rPr>
          <w:rFonts w:ascii="Times New Roman" w:hAnsi="Times New Roman" w:cs="Times New Roman"/>
          <w:i/>
          <w:iCs/>
        </w:rPr>
        <w:t>ndex</w:t>
      </w:r>
      <w:r w:rsidR="00DE5536">
        <w:rPr>
          <w:rFonts w:ascii="Times New Roman" w:hAnsi="Times New Roman" w:cs="Times New Roman"/>
          <w:i/>
          <w:iCs/>
        </w:rPr>
        <w:t xml:space="preserve"> </w:t>
      </w:r>
      <w:r w:rsidR="000D7E31">
        <w:rPr>
          <w:rFonts w:ascii="Times New Roman" w:hAnsi="Times New Roman" w:cs="Times New Roman"/>
          <w:i/>
          <w:iCs/>
        </w:rPr>
        <w:t xml:space="preserve">(NDVI) </w:t>
      </w:r>
      <w:r w:rsidR="00DE5536">
        <w:rPr>
          <w:rFonts w:ascii="Times New Roman" w:hAnsi="Times New Roman" w:cs="Times New Roman"/>
          <w:i/>
          <w:iCs/>
        </w:rPr>
        <w:t>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and the percent change between the two time periods</w:t>
      </w:r>
      <w:r w:rsidR="00EE198F">
        <w:rPr>
          <w:rFonts w:ascii="Times New Roman" w:hAnsi="Times New Roman" w:cs="Times New Roman"/>
          <w:i/>
          <w:iCs/>
        </w:rPr>
        <w:t xml:space="preserve"> (panel C)</w:t>
      </w:r>
      <w:r w:rsidR="00575730">
        <w:rPr>
          <w:rFonts w:ascii="Times New Roman" w:hAnsi="Times New Roman" w:cs="Times New Roman"/>
          <w:i/>
          <w:iCs/>
        </w:rPr>
        <w:t xml:space="preserve"> for 1,041 cities globally</w:t>
      </w:r>
      <w:r w:rsidR="00DE5536">
        <w:rPr>
          <w:rFonts w:ascii="Times New Roman" w:hAnsi="Times New Roman" w:cs="Times New Roman"/>
          <w:i/>
          <w:iCs/>
        </w:rPr>
        <w:t>.</w:t>
      </w:r>
      <w:r w:rsidR="00EE198F">
        <w:rPr>
          <w:rFonts w:ascii="Times New Roman" w:hAnsi="Times New Roman" w:cs="Times New Roman"/>
          <w:i/>
          <w:iCs/>
        </w:rPr>
        <w:t xml:space="preserve"> </w:t>
      </w:r>
    </w:p>
    <w:p w14:paraId="4D355332" w14:textId="68CFC6C4" w:rsidR="006C67EB" w:rsidRDefault="006C67EB" w:rsidP="003771C7">
      <w:pPr>
        <w:rPr>
          <w:rFonts w:ascii="Times New Roman" w:hAnsi="Times New Roman" w:cs="Times New Roman"/>
        </w:rPr>
      </w:pPr>
    </w:p>
    <w:p w14:paraId="1E45EFD8" w14:textId="24FCF47F" w:rsidR="006C67EB" w:rsidRDefault="006C67EB" w:rsidP="003771C7">
      <w:pPr>
        <w:rPr>
          <w:rFonts w:ascii="Times New Roman" w:hAnsi="Times New Roman" w:cs="Times New Roman"/>
        </w:rPr>
      </w:pPr>
      <w:r>
        <w:rPr>
          <w:rFonts w:ascii="Times New Roman" w:hAnsi="Times New Roman" w:cs="Times New Roman"/>
        </w:rPr>
        <w:t xml:space="preserve">Regional </w:t>
      </w:r>
      <w:r w:rsidR="000D7E31">
        <w:rPr>
          <w:rFonts w:ascii="Times New Roman" w:hAnsi="Times New Roman" w:cs="Times New Roman"/>
        </w:rPr>
        <w:t xml:space="preserve">NDVI </w:t>
      </w:r>
      <w:r>
        <w:rPr>
          <w:rFonts w:ascii="Times New Roman" w:hAnsi="Times New Roman" w:cs="Times New Roman"/>
        </w:rPr>
        <w:t>average</w:t>
      </w:r>
      <w:r w:rsidR="00A47D59">
        <w:rPr>
          <w:rFonts w:ascii="Times New Roman" w:hAnsi="Times New Roman" w:cs="Times New Roman"/>
        </w:rPr>
        <w:t xml:space="preserve">s </w:t>
      </w:r>
      <w:r>
        <w:rPr>
          <w:rFonts w:ascii="Times New Roman" w:hAnsi="Times New Roman" w:cs="Times New Roman"/>
        </w:rPr>
        <w:t>across the two 5-year periods were relatively stable</w:t>
      </w:r>
      <w:r w:rsidR="00402760">
        <w:rPr>
          <w:rFonts w:ascii="Times New Roman" w:hAnsi="Times New Roman" w:cs="Times New Roman"/>
        </w:rPr>
        <w:t xml:space="preserve"> (Fig 3A)</w:t>
      </w:r>
      <w:r>
        <w:rPr>
          <w:rFonts w:ascii="Times New Roman" w:hAnsi="Times New Roman" w:cs="Times New Roman"/>
        </w:rPr>
        <w:t xml:space="preserve">. </w:t>
      </w:r>
      <w:r w:rsidR="00C10E7C">
        <w:rPr>
          <w:rFonts w:ascii="Times New Roman" w:hAnsi="Times New Roman" w:cs="Times New Roman"/>
        </w:rPr>
        <w:t xml:space="preserve">The median regional </w:t>
      </w:r>
      <w:r>
        <w:rPr>
          <w:rFonts w:ascii="Times New Roman" w:hAnsi="Times New Roman" w:cs="Times New Roman"/>
        </w:rPr>
        <w:t>NDVI changed by more than 0.01 in only four geographic regions: Melanesia (-0.01</w:t>
      </w:r>
      <w:r w:rsidR="00C10E7C">
        <w:rPr>
          <w:rFonts w:ascii="Times New Roman" w:hAnsi="Times New Roman" w:cs="Times New Roman"/>
        </w:rPr>
        <w:t>8</w:t>
      </w:r>
      <w:r>
        <w:rPr>
          <w:rFonts w:ascii="Times New Roman" w:hAnsi="Times New Roman" w:cs="Times New Roman"/>
        </w:rPr>
        <w:t>), South-eastern Asia (-0.0</w:t>
      </w:r>
      <w:r w:rsidR="00C10E7C">
        <w:rPr>
          <w:rFonts w:ascii="Times New Roman" w:hAnsi="Times New Roman" w:cs="Times New Roman"/>
        </w:rPr>
        <w:t>22</w:t>
      </w:r>
      <w:r>
        <w:rPr>
          <w:rFonts w:ascii="Times New Roman" w:hAnsi="Times New Roman" w:cs="Times New Roman"/>
        </w:rPr>
        <w:t>), Sub-Saharan Africa (-0.01</w:t>
      </w:r>
      <w:r w:rsidR="00C10E7C">
        <w:rPr>
          <w:rFonts w:ascii="Times New Roman" w:hAnsi="Times New Roman" w:cs="Times New Roman"/>
        </w:rPr>
        <w:t>0</w:t>
      </w:r>
      <w:r>
        <w:rPr>
          <w:rFonts w:ascii="Times New Roman" w:hAnsi="Times New Roman" w:cs="Times New Roman"/>
        </w:rPr>
        <w:t xml:space="preserve">) and Eastern Asia (+0.014). </w:t>
      </w:r>
      <w:r w:rsidR="00C10E7C">
        <w:rPr>
          <w:rFonts w:ascii="Times New Roman" w:hAnsi="Times New Roman" w:cs="Times New Roman"/>
        </w:rPr>
        <w:t xml:space="preserve">The </w:t>
      </w:r>
      <w:r w:rsidR="003A4C10">
        <w:rPr>
          <w:rFonts w:ascii="Times New Roman" w:hAnsi="Times New Roman" w:cs="Times New Roman"/>
        </w:rPr>
        <w:t xml:space="preserve">regional </w:t>
      </w:r>
      <w:r w:rsidR="006A7E0D">
        <w:rPr>
          <w:rFonts w:ascii="Times New Roman" w:hAnsi="Times New Roman" w:cs="Times New Roman"/>
        </w:rPr>
        <w:t>range</w:t>
      </w:r>
      <w:r w:rsidR="00C10E7C">
        <w:rPr>
          <w:rFonts w:ascii="Times New Roman" w:hAnsi="Times New Roman" w:cs="Times New Roman"/>
        </w:rPr>
        <w:t xml:space="preserve"> </w:t>
      </w:r>
      <w:r w:rsidR="003A4C10">
        <w:rPr>
          <w:rFonts w:ascii="Times New Roman" w:hAnsi="Times New Roman" w:cs="Times New Roman"/>
        </w:rPr>
        <w:t xml:space="preserve">of absolute changes in NDVI ranged from 0.028 in Southern Europe to 0.095 in </w:t>
      </w:r>
      <w:r w:rsidR="00812492">
        <w:rPr>
          <w:rFonts w:ascii="Times New Roman" w:hAnsi="Times New Roman" w:cs="Times New Roman"/>
        </w:rPr>
        <w:t>E</w:t>
      </w:r>
      <w:r w:rsidR="003A4C10">
        <w:rPr>
          <w:rFonts w:ascii="Times New Roman" w:hAnsi="Times New Roman" w:cs="Times New Roman"/>
        </w:rPr>
        <w:t xml:space="preserve">astern Asia. </w:t>
      </w:r>
      <w:r w:rsidR="00A70F65">
        <w:rPr>
          <w:rFonts w:ascii="Times New Roman" w:hAnsi="Times New Roman" w:cs="Times New Roman"/>
        </w:rPr>
        <w:t>Every region had cities that became greener and others that became less green from 2014-2018 to 2019-2023.</w:t>
      </w:r>
    </w:p>
    <w:p w14:paraId="583E63A8" w14:textId="173C6A1B" w:rsidR="00A70F65" w:rsidRDefault="00A70F65" w:rsidP="003771C7">
      <w:pPr>
        <w:rPr>
          <w:rFonts w:ascii="Times New Roman" w:hAnsi="Times New Roman" w:cs="Times New Roman"/>
        </w:rPr>
      </w:pPr>
    </w:p>
    <w:p w14:paraId="68FB2AF5" w14:textId="3CC84DB8" w:rsidR="004902E4" w:rsidRDefault="00812492" w:rsidP="003771C7">
      <w:pPr>
        <w:rPr>
          <w:rFonts w:ascii="Times New Roman" w:hAnsi="Times New Roman" w:cs="Times New Roman"/>
        </w:rPr>
      </w:pPr>
      <w:r>
        <w:rPr>
          <w:rFonts w:ascii="Times New Roman" w:hAnsi="Times New Roman" w:cs="Times New Roman"/>
        </w:rPr>
        <w:t>There was a similarly</w:t>
      </w:r>
      <w:r w:rsidR="009E57CF">
        <w:rPr>
          <w:rFonts w:ascii="Times New Roman" w:hAnsi="Times New Roman" w:cs="Times New Roman"/>
        </w:rPr>
        <w:t xml:space="preserve"> large </w:t>
      </w:r>
      <w:r w:rsidR="006F29B1">
        <w:rPr>
          <w:rFonts w:ascii="Times New Roman" w:hAnsi="Times New Roman" w:cs="Times New Roman"/>
        </w:rPr>
        <w:t>spread</w:t>
      </w:r>
      <w:r w:rsidR="009E57CF">
        <w:rPr>
          <w:rFonts w:ascii="Times New Roman" w:hAnsi="Times New Roman" w:cs="Times New Roman"/>
        </w:rPr>
        <w:t xml:space="preserve"> </w:t>
      </w:r>
      <w:r w:rsidR="00180E9E">
        <w:rPr>
          <w:rFonts w:ascii="Times New Roman" w:hAnsi="Times New Roman" w:cs="Times New Roman"/>
        </w:rPr>
        <w:t>within each</w:t>
      </w:r>
      <w:r w:rsidR="009E57CF">
        <w:rPr>
          <w:rFonts w:ascii="Times New Roman" w:hAnsi="Times New Roman" w:cs="Times New Roman"/>
        </w:rPr>
        <w:t xml:space="preserve"> region and notable </w:t>
      </w:r>
      <w:r w:rsidR="00180E9E">
        <w:rPr>
          <w:rFonts w:ascii="Times New Roman" w:hAnsi="Times New Roman" w:cs="Times New Roman"/>
        </w:rPr>
        <w:t xml:space="preserve">differences across regions </w:t>
      </w:r>
      <w:r w:rsidR="00E16E03">
        <w:rPr>
          <w:rFonts w:ascii="Times New Roman" w:hAnsi="Times New Roman" w:cs="Times New Roman"/>
        </w:rPr>
        <w:t xml:space="preserve">in </w:t>
      </w:r>
      <w:r w:rsidR="00EA38BA">
        <w:rPr>
          <w:rFonts w:ascii="Times New Roman" w:hAnsi="Times New Roman" w:cs="Times New Roman"/>
        </w:rPr>
        <w:t xml:space="preserve">the </w:t>
      </w:r>
      <w:r w:rsidR="00E16E03">
        <w:rPr>
          <w:rFonts w:ascii="Times New Roman" w:hAnsi="Times New Roman" w:cs="Times New Roman"/>
        </w:rPr>
        <w:t xml:space="preserve">percent change </w:t>
      </w:r>
      <w:r w:rsidR="00EA38BA">
        <w:rPr>
          <w:rFonts w:ascii="Times New Roman" w:hAnsi="Times New Roman" w:cs="Times New Roman"/>
        </w:rPr>
        <w:t>in NDVI between 2014-</w:t>
      </w:r>
      <w:r w:rsidR="007116D9">
        <w:rPr>
          <w:rFonts w:ascii="Times New Roman" w:hAnsi="Times New Roman" w:cs="Times New Roman"/>
        </w:rPr>
        <w:t>20</w:t>
      </w:r>
      <w:r w:rsidR="00EA38BA">
        <w:rPr>
          <w:rFonts w:ascii="Times New Roman" w:hAnsi="Times New Roman" w:cs="Times New Roman"/>
        </w:rPr>
        <w:t>18 and 2019-</w:t>
      </w:r>
      <w:r w:rsidR="007116D9">
        <w:rPr>
          <w:rFonts w:ascii="Times New Roman" w:hAnsi="Times New Roman" w:cs="Times New Roman"/>
        </w:rPr>
        <w:t>20</w:t>
      </w:r>
      <w:r w:rsidR="00EA38BA">
        <w:rPr>
          <w:rFonts w:ascii="Times New Roman" w:hAnsi="Times New Roman" w:cs="Times New Roman"/>
        </w:rPr>
        <w:t>23</w:t>
      </w:r>
      <w:r w:rsidR="008875C4">
        <w:rPr>
          <w:rFonts w:ascii="Times New Roman" w:hAnsi="Times New Roman" w:cs="Times New Roman"/>
        </w:rPr>
        <w:t xml:space="preserve"> </w:t>
      </w:r>
      <w:r w:rsidR="0087108D">
        <w:rPr>
          <w:rFonts w:ascii="Times New Roman" w:hAnsi="Times New Roman" w:cs="Times New Roman"/>
        </w:rPr>
        <w:t xml:space="preserve">(Fig. </w:t>
      </w:r>
      <w:r w:rsidR="006F2027">
        <w:rPr>
          <w:rFonts w:ascii="Times New Roman" w:hAnsi="Times New Roman" w:cs="Times New Roman"/>
        </w:rPr>
        <w:t>3B</w:t>
      </w:r>
      <w:r w:rsidR="0087108D">
        <w:rPr>
          <w:rFonts w:ascii="Times New Roman" w:hAnsi="Times New Roman" w:cs="Times New Roman"/>
        </w:rPr>
        <w:t>)</w:t>
      </w:r>
      <w:r w:rsidR="00E16E03">
        <w:rPr>
          <w:rFonts w:ascii="Times New Roman" w:hAnsi="Times New Roman" w:cs="Times New Roman"/>
        </w:rPr>
        <w:t xml:space="preserve">. </w:t>
      </w:r>
      <w:r w:rsidR="004339B3">
        <w:rPr>
          <w:rFonts w:ascii="Times New Roman" w:hAnsi="Times New Roman" w:cs="Times New Roman"/>
        </w:rPr>
        <w:t xml:space="preserve">The median percent </w:t>
      </w:r>
      <w:r w:rsidR="004339B3">
        <w:rPr>
          <w:rFonts w:ascii="Times New Roman" w:hAnsi="Times New Roman" w:cs="Times New Roman"/>
        </w:rPr>
        <w:lastRenderedPageBreak/>
        <w:t xml:space="preserve">change was greater than 5% in South-eastern Asia (-6.3%) and Eastern Asia (+6.2%). </w:t>
      </w:r>
      <w:r w:rsidR="00E16E03">
        <w:rPr>
          <w:rFonts w:ascii="Times New Roman" w:hAnsi="Times New Roman" w:cs="Times New Roman"/>
        </w:rPr>
        <w:t>Sub-Saharan Africa ha</w:t>
      </w:r>
      <w:r w:rsidR="00CB3595">
        <w:rPr>
          <w:rFonts w:ascii="Times New Roman" w:hAnsi="Times New Roman" w:cs="Times New Roman"/>
        </w:rPr>
        <w:t>d</w:t>
      </w:r>
      <w:r w:rsidR="00E16E03">
        <w:rPr>
          <w:rFonts w:ascii="Times New Roman" w:hAnsi="Times New Roman" w:cs="Times New Roman"/>
        </w:rPr>
        <w:t xml:space="preserve"> 6 of the 10 cities with the largest </w:t>
      </w:r>
      <w:r w:rsidR="00533BBB">
        <w:rPr>
          <w:rFonts w:ascii="Times New Roman" w:hAnsi="Times New Roman" w:cs="Times New Roman"/>
        </w:rPr>
        <w:t xml:space="preserve">percent </w:t>
      </w:r>
      <w:r w:rsidR="00E16E03">
        <w:rPr>
          <w:rFonts w:ascii="Times New Roman" w:hAnsi="Times New Roman" w:cs="Times New Roman"/>
        </w:rPr>
        <w:t>decreases</w:t>
      </w:r>
      <w:r w:rsidR="00B86E60">
        <w:rPr>
          <w:rFonts w:ascii="Times New Roman" w:hAnsi="Times New Roman" w:cs="Times New Roman"/>
        </w:rPr>
        <w:t xml:space="preserve"> in NDVI</w:t>
      </w:r>
      <w:r w:rsidR="00E16E03">
        <w:rPr>
          <w:rFonts w:ascii="Times New Roman" w:hAnsi="Times New Roman" w:cs="Times New Roman"/>
        </w:rPr>
        <w:t xml:space="preserve"> from 2014-</w:t>
      </w:r>
      <w:r w:rsidR="002F28B1">
        <w:rPr>
          <w:rFonts w:ascii="Times New Roman" w:hAnsi="Times New Roman" w:cs="Times New Roman"/>
        </w:rPr>
        <w:t>20</w:t>
      </w:r>
      <w:r w:rsidR="00E16E03">
        <w:rPr>
          <w:rFonts w:ascii="Times New Roman" w:hAnsi="Times New Roman" w:cs="Times New Roman"/>
        </w:rPr>
        <w:t>18 to 2019-</w:t>
      </w:r>
      <w:r w:rsidR="007116D9">
        <w:rPr>
          <w:rFonts w:ascii="Times New Roman" w:hAnsi="Times New Roman" w:cs="Times New Roman"/>
        </w:rPr>
        <w:t>20</w:t>
      </w:r>
      <w:r w:rsidR="00E16E03">
        <w:rPr>
          <w:rFonts w:ascii="Times New Roman" w:hAnsi="Times New Roman" w:cs="Times New Roman"/>
        </w:rPr>
        <w:t>23. By contrast, 39 of the top 50 cities with the greatest percent increase in NDVI between these two time period</w:t>
      </w:r>
      <w:r w:rsidR="00EB7037">
        <w:rPr>
          <w:rFonts w:ascii="Times New Roman" w:hAnsi="Times New Roman" w:cs="Times New Roman"/>
        </w:rPr>
        <w:t>s</w:t>
      </w:r>
      <w:r w:rsidR="00E16E03">
        <w:rPr>
          <w:rFonts w:ascii="Times New Roman" w:hAnsi="Times New Roman" w:cs="Times New Roman"/>
        </w:rPr>
        <w:t xml:space="preserve"> </w:t>
      </w:r>
      <w:r w:rsidR="00CB3595">
        <w:rPr>
          <w:rFonts w:ascii="Times New Roman" w:hAnsi="Times New Roman" w:cs="Times New Roman"/>
        </w:rPr>
        <w:t xml:space="preserve">were </w:t>
      </w:r>
      <w:r w:rsidR="00E16E03">
        <w:rPr>
          <w:rFonts w:ascii="Times New Roman" w:hAnsi="Times New Roman" w:cs="Times New Roman"/>
        </w:rPr>
        <w:t>in Eastern Asia</w:t>
      </w:r>
      <w:r w:rsidR="0087108D">
        <w:rPr>
          <w:rFonts w:ascii="Times New Roman" w:hAnsi="Times New Roman" w:cs="Times New Roman"/>
        </w:rPr>
        <w:t>.</w:t>
      </w:r>
      <w:r>
        <w:rPr>
          <w:rFonts w:ascii="Times New Roman" w:hAnsi="Times New Roman" w:cs="Times New Roman"/>
        </w:rPr>
        <w:t xml:space="preserve"> </w:t>
      </w:r>
      <w:r w:rsidR="00220EF2">
        <w:rPr>
          <w:rFonts w:ascii="Times New Roman" w:hAnsi="Times New Roman" w:cs="Times New Roman"/>
        </w:rPr>
        <w:t xml:space="preserve">The relative magnitude of percent changes in NDVI generally mirrored changes in absolute terms. </w:t>
      </w:r>
    </w:p>
    <w:p w14:paraId="083DCD71" w14:textId="4D1F1451" w:rsidR="00CB3595" w:rsidRDefault="007B67DD" w:rsidP="003771C7">
      <w:pPr>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677696" behindDoc="1" locked="0" layoutInCell="1" allowOverlap="1" wp14:anchorId="3A848430" wp14:editId="68575933">
            <wp:simplePos x="0" y="0"/>
            <wp:positionH relativeFrom="column">
              <wp:posOffset>-55245</wp:posOffset>
            </wp:positionH>
            <wp:positionV relativeFrom="paragraph">
              <wp:posOffset>169488</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46" y="9462"/>
                <wp:lineTo x="6969" y="9600"/>
                <wp:lineTo x="6877" y="9831"/>
                <wp:lineTo x="8538" y="10338"/>
                <wp:lineTo x="0" y="10754"/>
                <wp:lineTo x="0" y="11446"/>
                <wp:lineTo x="6554" y="11815"/>
                <wp:lineTo x="4523" y="11815"/>
                <wp:lineTo x="4154" y="11908"/>
                <wp:lineTo x="4154" y="12554"/>
                <wp:lineTo x="3738" y="13015"/>
                <wp:lineTo x="738" y="13615"/>
                <wp:lineTo x="738" y="14031"/>
                <wp:lineTo x="6554" y="14031"/>
                <wp:lineTo x="4615" y="14215"/>
                <wp:lineTo x="4615" y="14585"/>
                <wp:lineTo x="6554" y="14769"/>
                <wp:lineTo x="3923" y="14815"/>
                <wp:lineTo x="3277" y="14954"/>
                <wp:lineTo x="3277" y="15508"/>
                <wp:lineTo x="3462" y="16246"/>
                <wp:lineTo x="3000" y="16708"/>
                <wp:lineTo x="3046" y="17446"/>
                <wp:lineTo x="4431" y="17723"/>
                <wp:lineTo x="3462" y="17862"/>
                <wp:lineTo x="3462" y="18277"/>
                <wp:lineTo x="6554" y="18462"/>
                <wp:lineTo x="2908" y="18462"/>
                <wp:lineTo x="2862" y="18831"/>
                <wp:lineTo x="4062" y="19200"/>
                <wp:lineTo x="3646" y="19662"/>
                <wp:lineTo x="3554" y="19800"/>
                <wp:lineTo x="3600" y="20031"/>
                <wp:lineTo x="7154"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779000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0217" name="Picture 779000217"/>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331211FB" w14:textId="3C5B399F" w:rsidR="007C73A9" w:rsidRDefault="007C73A9" w:rsidP="00551D54">
      <w:pPr>
        <w:rPr>
          <w:rFonts w:ascii="Times New Roman" w:hAnsi="Times New Roman" w:cs="Times New Roman"/>
        </w:rPr>
      </w:pPr>
    </w:p>
    <w:p w14:paraId="1904F4FD" w14:textId="12BE6C92" w:rsidR="005B2BD0" w:rsidRDefault="005B2BD0" w:rsidP="00551D54">
      <w:pPr>
        <w:rPr>
          <w:rFonts w:ascii="Times New Roman" w:hAnsi="Times New Roman" w:cs="Times New Roman"/>
          <w:i/>
          <w:iCs/>
        </w:rPr>
      </w:pPr>
    </w:p>
    <w:p w14:paraId="199095B6" w14:textId="2E57CE6B" w:rsidR="0049174D" w:rsidRDefault="0049174D" w:rsidP="00551D54">
      <w:pPr>
        <w:rPr>
          <w:rFonts w:ascii="Times New Roman" w:hAnsi="Times New Roman" w:cs="Times New Roman"/>
        </w:rPr>
      </w:pPr>
    </w:p>
    <w:p w14:paraId="5E7D9206" w14:textId="7996AD3E" w:rsidR="004902E4" w:rsidRDefault="004902E4" w:rsidP="00551D54">
      <w:pPr>
        <w:rPr>
          <w:rFonts w:ascii="Times New Roman" w:hAnsi="Times New Roman" w:cs="Times New Roman"/>
          <w:b/>
          <w:bCs/>
          <w:i/>
          <w:iCs/>
        </w:rPr>
      </w:pPr>
    </w:p>
    <w:p w14:paraId="72F33471" w14:textId="24812394" w:rsidR="004902E4" w:rsidRDefault="004902E4" w:rsidP="00551D54">
      <w:pPr>
        <w:rPr>
          <w:rFonts w:ascii="Times New Roman" w:hAnsi="Times New Roman" w:cs="Times New Roman"/>
          <w:b/>
          <w:bCs/>
          <w:i/>
          <w:iCs/>
        </w:rPr>
      </w:pPr>
    </w:p>
    <w:p w14:paraId="7CEE42A4" w14:textId="093EA894" w:rsidR="004902E4" w:rsidRDefault="004902E4" w:rsidP="00551D54">
      <w:pPr>
        <w:rPr>
          <w:rFonts w:ascii="Times New Roman" w:hAnsi="Times New Roman" w:cs="Times New Roman"/>
          <w:b/>
          <w:bCs/>
          <w:i/>
          <w:iCs/>
        </w:rPr>
      </w:pPr>
    </w:p>
    <w:p w14:paraId="467D8E44" w14:textId="43D5F801" w:rsidR="004902E4" w:rsidRDefault="004902E4" w:rsidP="00551D54">
      <w:pPr>
        <w:rPr>
          <w:rFonts w:ascii="Times New Roman" w:hAnsi="Times New Roman" w:cs="Times New Roman"/>
          <w:b/>
          <w:bCs/>
          <w:i/>
          <w:iCs/>
        </w:rPr>
      </w:pPr>
    </w:p>
    <w:p w14:paraId="76C55FA4" w14:textId="029807B9" w:rsidR="004902E4" w:rsidRDefault="004902E4" w:rsidP="00551D54">
      <w:pPr>
        <w:rPr>
          <w:rFonts w:ascii="Times New Roman" w:hAnsi="Times New Roman" w:cs="Times New Roman"/>
          <w:b/>
          <w:bCs/>
          <w:i/>
          <w:iCs/>
        </w:rPr>
      </w:pPr>
    </w:p>
    <w:p w14:paraId="61009364" w14:textId="1D6CF104" w:rsidR="004902E4" w:rsidRDefault="004902E4" w:rsidP="00551D54">
      <w:pPr>
        <w:rPr>
          <w:rFonts w:ascii="Times New Roman" w:hAnsi="Times New Roman" w:cs="Times New Roman"/>
          <w:b/>
          <w:bCs/>
          <w:i/>
          <w:iCs/>
        </w:rPr>
      </w:pPr>
    </w:p>
    <w:p w14:paraId="587EADB0" w14:textId="7766F1C1" w:rsidR="004902E4" w:rsidRDefault="004902E4" w:rsidP="00551D54">
      <w:pPr>
        <w:rPr>
          <w:rFonts w:ascii="Times New Roman" w:hAnsi="Times New Roman" w:cs="Times New Roman"/>
          <w:b/>
          <w:bCs/>
          <w:i/>
          <w:iCs/>
        </w:rPr>
      </w:pPr>
    </w:p>
    <w:p w14:paraId="3F570FEC" w14:textId="43557F03" w:rsidR="004902E4" w:rsidRDefault="004902E4" w:rsidP="00551D54">
      <w:pPr>
        <w:rPr>
          <w:rFonts w:ascii="Times New Roman" w:hAnsi="Times New Roman" w:cs="Times New Roman"/>
          <w:b/>
          <w:bCs/>
          <w:i/>
          <w:iCs/>
        </w:rPr>
      </w:pPr>
    </w:p>
    <w:p w14:paraId="44EAF2DA" w14:textId="41F66058" w:rsidR="004902E4" w:rsidRDefault="004902E4" w:rsidP="00551D54">
      <w:pPr>
        <w:rPr>
          <w:rFonts w:ascii="Times New Roman" w:hAnsi="Times New Roman" w:cs="Times New Roman"/>
          <w:b/>
          <w:bCs/>
          <w:i/>
          <w:iCs/>
        </w:rPr>
      </w:pPr>
    </w:p>
    <w:p w14:paraId="58FC3A85" w14:textId="23DAEA09" w:rsidR="004902E4" w:rsidRDefault="004902E4" w:rsidP="00551D54">
      <w:pPr>
        <w:rPr>
          <w:rFonts w:ascii="Times New Roman" w:hAnsi="Times New Roman" w:cs="Times New Roman"/>
          <w:b/>
          <w:bCs/>
          <w:i/>
          <w:iCs/>
        </w:rPr>
      </w:pPr>
    </w:p>
    <w:p w14:paraId="32B731F7" w14:textId="20511B7C" w:rsidR="004902E4" w:rsidRDefault="004902E4" w:rsidP="00551D54">
      <w:pPr>
        <w:rPr>
          <w:rFonts w:ascii="Times New Roman" w:hAnsi="Times New Roman" w:cs="Times New Roman"/>
          <w:b/>
          <w:bCs/>
          <w:i/>
          <w:iCs/>
        </w:rPr>
      </w:pPr>
    </w:p>
    <w:p w14:paraId="029A9A04" w14:textId="62983112" w:rsidR="004902E4" w:rsidRDefault="004902E4" w:rsidP="00551D54">
      <w:pPr>
        <w:rPr>
          <w:rFonts w:ascii="Times New Roman" w:hAnsi="Times New Roman" w:cs="Times New Roman"/>
          <w:b/>
          <w:bCs/>
          <w:i/>
          <w:iCs/>
        </w:rPr>
      </w:pPr>
    </w:p>
    <w:p w14:paraId="7FA3C823" w14:textId="039F7541" w:rsidR="004902E4" w:rsidRDefault="004902E4" w:rsidP="00551D54">
      <w:pPr>
        <w:rPr>
          <w:rFonts w:ascii="Times New Roman" w:hAnsi="Times New Roman" w:cs="Times New Roman"/>
          <w:b/>
          <w:bCs/>
          <w:i/>
          <w:iCs/>
        </w:rPr>
      </w:pPr>
    </w:p>
    <w:p w14:paraId="34563256" w14:textId="1761FFCE" w:rsidR="004902E4" w:rsidRDefault="004902E4" w:rsidP="00551D54">
      <w:pPr>
        <w:rPr>
          <w:rFonts w:ascii="Times New Roman" w:hAnsi="Times New Roman" w:cs="Times New Roman"/>
          <w:b/>
          <w:bCs/>
          <w:i/>
          <w:iCs/>
        </w:rPr>
      </w:pPr>
    </w:p>
    <w:p w14:paraId="4CAA7256" w14:textId="259F365D" w:rsidR="004902E4" w:rsidRDefault="004902E4" w:rsidP="00551D54">
      <w:pPr>
        <w:rPr>
          <w:rFonts w:ascii="Times New Roman" w:hAnsi="Times New Roman" w:cs="Times New Roman"/>
          <w:b/>
          <w:bCs/>
          <w:i/>
          <w:iCs/>
        </w:rPr>
      </w:pPr>
    </w:p>
    <w:p w14:paraId="5C928683" w14:textId="67F54DEC" w:rsidR="004902E4" w:rsidRDefault="004902E4" w:rsidP="00551D54">
      <w:pPr>
        <w:rPr>
          <w:rFonts w:ascii="Times New Roman" w:hAnsi="Times New Roman" w:cs="Times New Roman"/>
          <w:b/>
          <w:bCs/>
          <w:i/>
          <w:iCs/>
        </w:rPr>
      </w:pPr>
    </w:p>
    <w:p w14:paraId="224FA2A8" w14:textId="48BB4328" w:rsidR="004902E4" w:rsidRDefault="004902E4" w:rsidP="00551D54">
      <w:pPr>
        <w:rPr>
          <w:rFonts w:ascii="Times New Roman" w:hAnsi="Times New Roman" w:cs="Times New Roman"/>
          <w:b/>
          <w:bCs/>
          <w:i/>
          <w:iCs/>
        </w:rPr>
      </w:pPr>
    </w:p>
    <w:p w14:paraId="310C15D9" w14:textId="530C2900" w:rsidR="004902E4" w:rsidRDefault="004902E4" w:rsidP="00551D54">
      <w:pPr>
        <w:rPr>
          <w:rFonts w:ascii="Times New Roman" w:hAnsi="Times New Roman" w:cs="Times New Roman"/>
          <w:b/>
          <w:bCs/>
          <w:i/>
          <w:iCs/>
        </w:rPr>
      </w:pPr>
    </w:p>
    <w:p w14:paraId="3A29B291" w14:textId="148DCC2E" w:rsidR="004902E4" w:rsidRDefault="004902E4" w:rsidP="00551D54">
      <w:pPr>
        <w:rPr>
          <w:rFonts w:ascii="Times New Roman" w:hAnsi="Times New Roman" w:cs="Times New Roman"/>
          <w:b/>
          <w:bCs/>
          <w:i/>
          <w:iCs/>
        </w:rPr>
      </w:pPr>
    </w:p>
    <w:p w14:paraId="575F5BB0" w14:textId="1EDEB8C2" w:rsidR="004902E4" w:rsidRDefault="004902E4" w:rsidP="00551D54">
      <w:pPr>
        <w:rPr>
          <w:rFonts w:ascii="Times New Roman" w:hAnsi="Times New Roman" w:cs="Times New Roman"/>
          <w:b/>
          <w:bCs/>
          <w:i/>
          <w:iCs/>
        </w:rPr>
      </w:pPr>
    </w:p>
    <w:p w14:paraId="6B5716CF" w14:textId="6162BF38" w:rsidR="00702E03" w:rsidRDefault="00702E03" w:rsidP="00551D54">
      <w:pPr>
        <w:rPr>
          <w:rFonts w:ascii="Times New Roman" w:hAnsi="Times New Roman" w:cs="Times New Roman"/>
          <w:b/>
          <w:bCs/>
          <w:i/>
          <w:iCs/>
        </w:rPr>
      </w:pPr>
    </w:p>
    <w:p w14:paraId="11ACC793" w14:textId="244EB1E5" w:rsidR="00702E03" w:rsidRDefault="00702E03" w:rsidP="00551D54">
      <w:pPr>
        <w:rPr>
          <w:rFonts w:ascii="Times New Roman" w:hAnsi="Times New Roman" w:cs="Times New Roman"/>
          <w:b/>
          <w:bCs/>
          <w:i/>
          <w:iCs/>
        </w:rPr>
      </w:pPr>
    </w:p>
    <w:p w14:paraId="58261D5C" w14:textId="512CA122" w:rsidR="0049174D" w:rsidRDefault="0049174D" w:rsidP="00551D54">
      <w:pPr>
        <w:rPr>
          <w:rFonts w:ascii="Times New Roman" w:hAnsi="Times New Roman" w:cs="Times New Roman"/>
          <w:i/>
          <w:iCs/>
        </w:rPr>
      </w:pPr>
      <w:r w:rsidRPr="0049174D">
        <w:rPr>
          <w:rFonts w:ascii="Times New Roman" w:hAnsi="Times New Roman" w:cs="Times New Roman"/>
          <w:b/>
          <w:bCs/>
          <w:i/>
          <w:iCs/>
        </w:rPr>
        <w:t xml:space="preserve">Figure </w:t>
      </w:r>
      <w:r w:rsidR="00015676">
        <w:rPr>
          <w:rFonts w:ascii="Times New Roman" w:hAnsi="Times New Roman" w:cs="Times New Roman"/>
          <w:b/>
          <w:bCs/>
          <w:i/>
          <w:iCs/>
        </w:rPr>
        <w:t>3</w:t>
      </w:r>
      <w:r w:rsidRPr="0049174D">
        <w:rPr>
          <w:rFonts w:ascii="Times New Roman" w:hAnsi="Times New Roman" w:cs="Times New Roman"/>
          <w:b/>
          <w:bCs/>
          <w:i/>
          <w:iCs/>
        </w:rPr>
        <w:t>.</w:t>
      </w:r>
      <w:r w:rsidRPr="0049174D">
        <w:rPr>
          <w:rFonts w:ascii="Times New Roman" w:hAnsi="Times New Roman" w:cs="Times New Roman"/>
          <w:i/>
          <w:iCs/>
        </w:rPr>
        <w:t xml:space="preserve"> </w:t>
      </w:r>
      <w:r w:rsidR="00597DB0">
        <w:rPr>
          <w:rFonts w:ascii="Times New Roman" w:hAnsi="Times New Roman" w:cs="Times New Roman"/>
          <w:i/>
          <w:iCs/>
        </w:rPr>
        <w:t>C</w:t>
      </w:r>
      <w:r w:rsidR="00A014FF">
        <w:rPr>
          <w:rFonts w:ascii="Times New Roman" w:hAnsi="Times New Roman" w:cs="Times New Roman"/>
          <w:i/>
          <w:iCs/>
        </w:rPr>
        <w:t xml:space="preserve">hange in </w:t>
      </w:r>
      <w:r w:rsidR="003074C8">
        <w:rPr>
          <w:rFonts w:ascii="Times New Roman" w:hAnsi="Times New Roman" w:cs="Times New Roman"/>
          <w:i/>
          <w:iCs/>
        </w:rPr>
        <w:t xml:space="preserve">average </w:t>
      </w:r>
      <w:r w:rsidR="00A014FF">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sidR="00A014FF">
        <w:rPr>
          <w:rFonts w:ascii="Times New Roman" w:hAnsi="Times New Roman" w:cs="Times New Roman"/>
          <w:i/>
          <w:iCs/>
        </w:rPr>
        <w:t xml:space="preserve">from 2014-2018 to 2019-2023 </w:t>
      </w:r>
      <w:r w:rsidR="00597DB0">
        <w:rPr>
          <w:rFonts w:ascii="Times New Roman" w:hAnsi="Times New Roman" w:cs="Times New Roman"/>
          <w:i/>
          <w:iCs/>
        </w:rPr>
        <w:t xml:space="preserve">in absolute </w:t>
      </w:r>
      <w:r w:rsidR="00A014FF">
        <w:rPr>
          <w:rFonts w:ascii="Times New Roman" w:hAnsi="Times New Roman" w:cs="Times New Roman"/>
          <w:i/>
          <w:iCs/>
        </w:rPr>
        <w:t xml:space="preserve">(panel A) </w:t>
      </w:r>
      <w:r w:rsidR="00597DB0">
        <w:rPr>
          <w:rFonts w:ascii="Times New Roman" w:hAnsi="Times New Roman" w:cs="Times New Roman"/>
          <w:i/>
          <w:iCs/>
        </w:rPr>
        <w:t>and relative</w:t>
      </w:r>
      <w:r w:rsidR="00A014FF">
        <w:rPr>
          <w:rFonts w:ascii="Times New Roman" w:hAnsi="Times New Roman" w:cs="Times New Roman"/>
          <w:i/>
          <w:iCs/>
        </w:rPr>
        <w:t xml:space="preserve"> (panel B)</w:t>
      </w:r>
      <w:r w:rsidR="001A3B3D">
        <w:rPr>
          <w:rFonts w:ascii="Times New Roman" w:hAnsi="Times New Roman" w:cs="Times New Roman"/>
          <w:i/>
          <w:iCs/>
        </w:rPr>
        <w:t xml:space="preserve"> </w:t>
      </w:r>
      <w:r w:rsidR="00597DB0">
        <w:rPr>
          <w:rFonts w:ascii="Times New Roman" w:hAnsi="Times New Roman" w:cs="Times New Roman"/>
          <w:i/>
          <w:iCs/>
        </w:rPr>
        <w:t xml:space="preserve">terms, </w:t>
      </w:r>
      <w:r w:rsidR="00A014FF">
        <w:rPr>
          <w:rFonts w:ascii="Times New Roman" w:hAnsi="Times New Roman" w:cs="Times New Roman"/>
          <w:i/>
          <w:iCs/>
        </w:rPr>
        <w:t>by geographic region</w:t>
      </w:r>
      <w:r w:rsidR="00E6576A">
        <w:rPr>
          <w:rFonts w:ascii="Times New Roman" w:hAnsi="Times New Roman" w:cs="Times New Roman"/>
          <w:i/>
          <w:iCs/>
        </w:rPr>
        <w:t>, for 1,041 cities globally</w:t>
      </w:r>
      <w:r w:rsidR="003A6EB2">
        <w:rPr>
          <w:rFonts w:ascii="Times New Roman" w:hAnsi="Times New Roman" w:cs="Times New Roman"/>
          <w:i/>
          <w:iCs/>
        </w:rPr>
        <w:t xml:space="preserve">. </w:t>
      </w:r>
      <w:ins w:id="190" w:author="Martin, Greta Katherine" w:date="2025-03-27T12:46:00Z" w16du:dateUtc="2025-03-27T16:46:00Z">
        <w:r w:rsidR="00620701">
          <w:rPr>
            <w:rFonts w:ascii="Times New Roman" w:hAnsi="Times New Roman" w:cs="Times New Roman"/>
            <w:i/>
            <w:iCs/>
          </w:rPr>
          <w:t>Each dot represents a city, colored by g</w:t>
        </w:r>
      </w:ins>
      <w:ins w:id="191" w:author="Martin, Greta Katherine" w:date="2025-03-27T12:47:00Z" w16du:dateUtc="2025-03-27T16:47:00Z">
        <w:r w:rsidR="00620701">
          <w:rPr>
            <w:rFonts w:ascii="Times New Roman" w:hAnsi="Times New Roman" w:cs="Times New Roman"/>
            <w:i/>
            <w:iCs/>
          </w:rPr>
          <w:t>eographic region.</w:t>
        </w:r>
      </w:ins>
    </w:p>
    <w:p w14:paraId="55E71BF5" w14:textId="6B71DC41" w:rsidR="00346FF4" w:rsidRDefault="00346FF4" w:rsidP="006A4AC4">
      <w:pPr>
        <w:rPr>
          <w:rFonts w:ascii="Times New Roman" w:hAnsi="Times New Roman" w:cs="Times New Roman"/>
        </w:rPr>
      </w:pPr>
    </w:p>
    <w:p w14:paraId="7414928F" w14:textId="43566076" w:rsidR="006A4AC4" w:rsidRDefault="006A4AC4" w:rsidP="00551D54">
      <w:pPr>
        <w:rPr>
          <w:rFonts w:ascii="Times New Roman" w:hAnsi="Times New Roman" w:cs="Times New Roman"/>
        </w:rPr>
      </w:pPr>
      <w:r>
        <w:rPr>
          <w:rFonts w:ascii="Times New Roman" w:hAnsi="Times New Roman" w:cs="Times New Roman"/>
        </w:rPr>
        <w:lastRenderedPageBreak/>
        <w:t xml:space="preserve">In general, cities classified as “Arid” by the </w:t>
      </w:r>
      <w:proofErr w:type="spellStart"/>
      <w:r>
        <w:rPr>
          <w:rFonts w:ascii="Times New Roman" w:hAnsi="Times New Roman" w:cs="Times New Roman"/>
        </w:rPr>
        <w:t>Köppen</w:t>
      </w:r>
      <w:proofErr w:type="spellEnd"/>
      <w:r>
        <w:rPr>
          <w:rFonts w:ascii="Times New Roman" w:hAnsi="Times New Roman" w:cs="Times New Roman"/>
        </w:rPr>
        <w:t>-Geiger climate classification did not experience large changes in NDVI between the two time periods (median change</w:t>
      </w:r>
      <w:r w:rsidR="00632344">
        <w:rPr>
          <w:rFonts w:ascii="Times New Roman" w:hAnsi="Times New Roman" w:cs="Times New Roman"/>
        </w:rPr>
        <w:t>:</w:t>
      </w:r>
      <w:r>
        <w:rPr>
          <w:rFonts w:ascii="Times New Roman" w:hAnsi="Times New Roman" w:cs="Times New Roman"/>
        </w:rPr>
        <w:t xml:space="preserve"> &lt;0.00</w:t>
      </w:r>
      <w:r w:rsidR="004E0137">
        <w:rPr>
          <w:rFonts w:ascii="Times New Roman" w:hAnsi="Times New Roman" w:cs="Times New Roman"/>
        </w:rPr>
        <w:t>0</w:t>
      </w:r>
      <w:r w:rsidR="00632344">
        <w:rPr>
          <w:rFonts w:ascii="Times New Roman" w:hAnsi="Times New Roman" w:cs="Times New Roman"/>
        </w:rPr>
        <w:t>, range: -0.046, 0.041</w:t>
      </w:r>
      <w:r>
        <w:rPr>
          <w:rFonts w:ascii="Times New Roman" w:hAnsi="Times New Roman" w:cs="Times New Roman"/>
        </w:rPr>
        <w:t>)</w:t>
      </w:r>
      <w:r w:rsidR="0031206C">
        <w:rPr>
          <w:rFonts w:ascii="Times New Roman" w:hAnsi="Times New Roman" w:cs="Times New Roman"/>
        </w:rPr>
        <w:t xml:space="preserve"> </w:t>
      </w:r>
      <w:r>
        <w:rPr>
          <w:rFonts w:ascii="Times New Roman" w:hAnsi="Times New Roman" w:cs="Times New Roman"/>
        </w:rPr>
        <w:t xml:space="preserve">(Fig. </w:t>
      </w:r>
      <w:r w:rsidR="00346FF4">
        <w:rPr>
          <w:rFonts w:ascii="Times New Roman" w:hAnsi="Times New Roman" w:cs="Times New Roman"/>
        </w:rPr>
        <w:t>4A</w:t>
      </w:r>
      <w:r>
        <w:rPr>
          <w:rFonts w:ascii="Times New Roman" w:hAnsi="Times New Roman" w:cs="Times New Roman"/>
        </w:rPr>
        <w:t xml:space="preserve">). </w:t>
      </w:r>
      <w:r w:rsidR="00661877">
        <w:rPr>
          <w:rFonts w:ascii="Times New Roman" w:hAnsi="Times New Roman" w:cs="Times New Roman"/>
        </w:rPr>
        <w:t xml:space="preserve">The tropical climate classification </w:t>
      </w:r>
      <w:r w:rsidR="00632344">
        <w:rPr>
          <w:rFonts w:ascii="Times New Roman" w:hAnsi="Times New Roman" w:cs="Times New Roman"/>
        </w:rPr>
        <w:t xml:space="preserve">became less green </w:t>
      </w:r>
      <w:r w:rsidR="00661877">
        <w:rPr>
          <w:rFonts w:ascii="Times New Roman" w:hAnsi="Times New Roman" w:cs="Times New Roman"/>
        </w:rPr>
        <w:t>from 2014-</w:t>
      </w:r>
      <w:r w:rsidR="007116D9">
        <w:rPr>
          <w:rFonts w:ascii="Times New Roman" w:hAnsi="Times New Roman" w:cs="Times New Roman"/>
        </w:rPr>
        <w:t>201</w:t>
      </w:r>
      <w:r w:rsidR="00661877">
        <w:rPr>
          <w:rFonts w:ascii="Times New Roman" w:hAnsi="Times New Roman" w:cs="Times New Roman"/>
        </w:rPr>
        <w:t>8 to 2019-</w:t>
      </w:r>
      <w:r w:rsidR="007116D9">
        <w:rPr>
          <w:rFonts w:ascii="Times New Roman" w:hAnsi="Times New Roman" w:cs="Times New Roman"/>
        </w:rPr>
        <w:t>20</w:t>
      </w:r>
      <w:r w:rsidR="00661877">
        <w:rPr>
          <w:rFonts w:ascii="Times New Roman" w:hAnsi="Times New Roman" w:cs="Times New Roman"/>
        </w:rPr>
        <w:t>23,</w:t>
      </w:r>
      <w:r w:rsidR="00632344">
        <w:rPr>
          <w:rFonts w:ascii="Times New Roman" w:hAnsi="Times New Roman" w:cs="Times New Roman"/>
        </w:rPr>
        <w:t xml:space="preserve"> with a median city change of -</w:t>
      </w:r>
      <w:r w:rsidR="0099642C">
        <w:rPr>
          <w:rFonts w:ascii="Times New Roman" w:hAnsi="Times New Roman" w:cs="Times New Roman"/>
        </w:rPr>
        <w:t>0</w:t>
      </w:r>
      <w:r w:rsidR="00632344">
        <w:rPr>
          <w:rFonts w:ascii="Times New Roman" w:hAnsi="Times New Roman" w:cs="Times New Roman"/>
        </w:rPr>
        <w:t>.010 (range: -</w:t>
      </w:r>
      <w:r w:rsidR="0099642C">
        <w:rPr>
          <w:rFonts w:ascii="Times New Roman" w:hAnsi="Times New Roman" w:cs="Times New Roman"/>
        </w:rPr>
        <w:t>0</w:t>
      </w:r>
      <w:r w:rsidR="00632344">
        <w:rPr>
          <w:rFonts w:ascii="Times New Roman" w:hAnsi="Times New Roman" w:cs="Times New Roman"/>
        </w:rPr>
        <w:t>.077, 0.033)</w:t>
      </w:r>
      <w:r w:rsidR="004E0137">
        <w:rPr>
          <w:rFonts w:ascii="Times New Roman" w:hAnsi="Times New Roman" w:cs="Times New Roman"/>
        </w:rPr>
        <w:t xml:space="preserve">, while continental cities generally increased in NDVI (median: 0.006, range: -.035, 0.048). Like arid cities, the median change in urban greenspace across temperate cities was close to zero (-0.001), </w:t>
      </w:r>
      <w:r w:rsidR="009937AF">
        <w:rPr>
          <w:rFonts w:ascii="Times New Roman" w:hAnsi="Times New Roman" w:cs="Times New Roman"/>
        </w:rPr>
        <w:t xml:space="preserve">with increases and decreases across individual cities </w:t>
      </w:r>
      <w:r w:rsidR="004E0137">
        <w:rPr>
          <w:rFonts w:ascii="Times New Roman" w:hAnsi="Times New Roman" w:cs="Times New Roman"/>
        </w:rPr>
        <w:t xml:space="preserve">(range: -0.045, </w:t>
      </w:r>
      <w:r w:rsidR="0099642C">
        <w:rPr>
          <w:rFonts w:ascii="Times New Roman" w:hAnsi="Times New Roman" w:cs="Times New Roman"/>
        </w:rPr>
        <w:t>0</w:t>
      </w:r>
      <w:r w:rsidR="004E0137">
        <w:rPr>
          <w:rFonts w:ascii="Times New Roman" w:hAnsi="Times New Roman" w:cs="Times New Roman"/>
        </w:rPr>
        <w:t>.064).</w:t>
      </w:r>
    </w:p>
    <w:p w14:paraId="5F4F61FE" w14:textId="63BF5A05" w:rsidR="00D81AD7" w:rsidRDefault="00D81AD7" w:rsidP="00551D54">
      <w:pPr>
        <w:rPr>
          <w:rFonts w:ascii="Times New Roman" w:hAnsi="Times New Roman" w:cs="Times New Roman"/>
        </w:rPr>
      </w:pPr>
    </w:p>
    <w:p w14:paraId="728AACCD" w14:textId="2918EAAE" w:rsidR="00D81AD7" w:rsidRDefault="00E8527A" w:rsidP="00551D54">
      <w:pPr>
        <w:rPr>
          <w:rFonts w:ascii="Times New Roman" w:hAnsi="Times New Roman" w:cs="Times New Roman"/>
          <w:i/>
          <w:iCs/>
        </w:rPr>
      </w:pPr>
      <w:r>
        <w:rPr>
          <w:rFonts w:ascii="Times New Roman" w:hAnsi="Times New Roman" w:cs="Times New Roman"/>
        </w:rPr>
        <w:t>The median percent change in population-weighted peak season NDVI was -0.01% in arid, -</w:t>
      </w:r>
      <w:r w:rsidR="00BB7EA8">
        <w:rPr>
          <w:rFonts w:ascii="Times New Roman" w:hAnsi="Times New Roman" w:cs="Times New Roman"/>
        </w:rPr>
        <w:t>0</w:t>
      </w:r>
      <w:r>
        <w:rPr>
          <w:rFonts w:ascii="Times New Roman" w:hAnsi="Times New Roman" w:cs="Times New Roman"/>
        </w:rPr>
        <w:t>.2% in temperate, +1.7% in continental, and -3.1% in tropical cities</w:t>
      </w:r>
      <w:r w:rsidR="00595207">
        <w:rPr>
          <w:rFonts w:ascii="Times New Roman" w:hAnsi="Times New Roman" w:cs="Times New Roman"/>
        </w:rPr>
        <w:t xml:space="preserve"> (Fig. 4B)</w:t>
      </w:r>
      <w:r>
        <w:rPr>
          <w:rFonts w:ascii="Times New Roman" w:hAnsi="Times New Roman" w:cs="Times New Roman"/>
        </w:rPr>
        <w:t xml:space="preserve">. </w:t>
      </w:r>
      <w:r w:rsidR="00241086">
        <w:rPr>
          <w:rFonts w:ascii="Times New Roman" w:hAnsi="Times New Roman" w:cs="Times New Roman"/>
        </w:rPr>
        <w:t xml:space="preserve">Temperate cities had the largest spread in relative terms (44.8 percentage points) compared to continental (20.8), tropical (37.4) and arid (29.1) cities. </w:t>
      </w:r>
      <w:r w:rsidR="002F18D4">
        <w:rPr>
          <w:rFonts w:ascii="Times New Roman" w:hAnsi="Times New Roman" w:cs="Times New Roman"/>
        </w:rPr>
        <w:t xml:space="preserve">NDVI decreased by about 20% in three tropical cities (Goma, Democratic Republic of </w:t>
      </w:r>
      <w:proofErr w:type="gramStart"/>
      <w:r w:rsidR="002F18D4">
        <w:rPr>
          <w:rFonts w:ascii="Times New Roman" w:hAnsi="Times New Roman" w:cs="Times New Roman"/>
        </w:rPr>
        <w:t>the Congo</w:t>
      </w:r>
      <w:proofErr w:type="gramEnd"/>
      <w:r w:rsidR="002F18D4">
        <w:rPr>
          <w:rFonts w:ascii="Times New Roman" w:hAnsi="Times New Roman" w:cs="Times New Roman"/>
        </w:rPr>
        <w:t xml:space="preserve">; </w:t>
      </w:r>
      <w:proofErr w:type="spellStart"/>
      <w:r w:rsidR="002F18D4">
        <w:rPr>
          <w:rFonts w:ascii="Times New Roman" w:hAnsi="Times New Roman" w:cs="Times New Roman"/>
        </w:rPr>
        <w:t>Yaounde</w:t>
      </w:r>
      <w:proofErr w:type="spellEnd"/>
      <w:r w:rsidR="002F18D4">
        <w:rPr>
          <w:rFonts w:ascii="Times New Roman" w:hAnsi="Times New Roman" w:cs="Times New Roman"/>
        </w:rPr>
        <w:t xml:space="preserve">, Cameroon; and </w:t>
      </w:r>
      <w:proofErr w:type="spellStart"/>
      <w:r w:rsidR="002F18D4">
        <w:rPr>
          <w:rFonts w:ascii="Times New Roman" w:hAnsi="Times New Roman" w:cs="Times New Roman"/>
        </w:rPr>
        <w:t>Mataram</w:t>
      </w:r>
      <w:proofErr w:type="spellEnd"/>
      <w:r w:rsidR="002F18D4">
        <w:rPr>
          <w:rFonts w:ascii="Times New Roman" w:hAnsi="Times New Roman" w:cs="Times New Roman"/>
        </w:rPr>
        <w:t xml:space="preserve">, Indonesia) and increased by over 20% in </w:t>
      </w:r>
      <w:r w:rsidR="006C1F22">
        <w:rPr>
          <w:rFonts w:ascii="Times New Roman" w:hAnsi="Times New Roman" w:cs="Times New Roman"/>
        </w:rPr>
        <w:t>three temperate cities (Zhengzhou, Shiyan, and Zhenjiang, China) and two continental cities (Pyongyang, North Korea</w:t>
      </w:r>
      <w:r w:rsidR="00DC3D1D">
        <w:rPr>
          <w:rFonts w:ascii="Times New Roman" w:hAnsi="Times New Roman" w:cs="Times New Roman"/>
        </w:rPr>
        <w:t xml:space="preserve">; and </w:t>
      </w:r>
      <w:r w:rsidR="006C1F22" w:rsidRPr="006C1F22">
        <w:rPr>
          <w:rFonts w:ascii="Times New Roman" w:hAnsi="Times New Roman" w:cs="Times New Roman"/>
        </w:rPr>
        <w:t>Rizhao</w:t>
      </w:r>
      <w:r w:rsidR="006C1F22">
        <w:rPr>
          <w:rFonts w:ascii="Times New Roman" w:hAnsi="Times New Roman" w:cs="Times New Roman"/>
        </w:rPr>
        <w:t xml:space="preserve">, China).  </w:t>
      </w:r>
    </w:p>
    <w:p w14:paraId="7B7D81F4" w14:textId="5E120366" w:rsidR="00346FF4" w:rsidRDefault="00C73599" w:rsidP="00551D54">
      <w:pPr>
        <w:rPr>
          <w:rFonts w:ascii="Times New Roman" w:hAnsi="Times New Roman" w:cs="Times New Roman"/>
          <w:i/>
          <w:iCs/>
        </w:rPr>
      </w:pPr>
      <w:r>
        <w:rPr>
          <w:rFonts w:ascii="Times New Roman" w:hAnsi="Times New Roman" w:cs="Times New Roman"/>
          <w:i/>
          <w:iCs/>
          <w:noProof/>
        </w:rPr>
        <w:lastRenderedPageBreak/>
        <w:drawing>
          <wp:anchor distT="0" distB="0" distL="114300" distR="114300" simplePos="0" relativeHeight="251678720" behindDoc="1" locked="0" layoutInCell="1" allowOverlap="1" wp14:anchorId="6CDE5781" wp14:editId="26194B9A">
            <wp:simplePos x="0" y="0"/>
            <wp:positionH relativeFrom="column">
              <wp:posOffset>73660</wp:posOffset>
            </wp:positionH>
            <wp:positionV relativeFrom="paragraph">
              <wp:posOffset>150091</wp:posOffset>
            </wp:positionV>
            <wp:extent cx="5495290" cy="5495290"/>
            <wp:effectExtent l="0" t="0" r="3810" b="0"/>
            <wp:wrapTight wrapText="bothSides">
              <wp:wrapPolygon edited="0">
                <wp:start x="100" y="0"/>
                <wp:lineTo x="0" y="300"/>
                <wp:lineTo x="0" y="449"/>
                <wp:lineTo x="2845" y="799"/>
                <wp:lineTo x="2346" y="1148"/>
                <wp:lineTo x="1947" y="1498"/>
                <wp:lineTo x="1947" y="1647"/>
                <wp:lineTo x="2795" y="2396"/>
                <wp:lineTo x="2845" y="3195"/>
                <wp:lineTo x="749" y="3544"/>
                <wp:lineTo x="749" y="3944"/>
                <wp:lineTo x="2845" y="3994"/>
                <wp:lineTo x="2845" y="5591"/>
                <wp:lineTo x="849" y="5741"/>
                <wp:lineTo x="849" y="6090"/>
                <wp:lineTo x="2845" y="6390"/>
                <wp:lineTo x="2845" y="7188"/>
                <wp:lineTo x="1298" y="7987"/>
                <wp:lineTo x="1298" y="8187"/>
                <wp:lineTo x="2496" y="8786"/>
                <wp:lineTo x="2845" y="8786"/>
                <wp:lineTo x="2845" y="9435"/>
                <wp:lineTo x="3444" y="9584"/>
                <wp:lineTo x="3394" y="9934"/>
                <wp:lineTo x="6689" y="10383"/>
                <wp:lineTo x="399" y="10783"/>
                <wp:lineTo x="0" y="10783"/>
                <wp:lineTo x="0" y="11282"/>
                <wp:lineTo x="2845" y="11981"/>
                <wp:lineTo x="1997" y="12180"/>
                <wp:lineTo x="1997" y="12480"/>
                <wp:lineTo x="2845" y="12779"/>
                <wp:lineTo x="2845" y="13578"/>
                <wp:lineTo x="749" y="14377"/>
                <wp:lineTo x="749" y="14676"/>
                <wp:lineTo x="2097" y="15175"/>
                <wp:lineTo x="2845" y="15175"/>
                <wp:lineTo x="2845" y="15974"/>
                <wp:lineTo x="799" y="16573"/>
                <wp:lineTo x="899" y="16873"/>
                <wp:lineTo x="2646" y="17572"/>
                <wp:lineTo x="2845" y="17572"/>
                <wp:lineTo x="2845" y="18370"/>
                <wp:lineTo x="1348" y="18770"/>
                <wp:lineTo x="1298" y="19069"/>
                <wp:lineTo x="1847" y="19169"/>
                <wp:lineTo x="2795" y="19968"/>
                <wp:lineTo x="2845" y="20617"/>
                <wp:lineTo x="4493" y="20766"/>
                <wp:lineTo x="6889" y="20916"/>
                <wp:lineTo x="6889" y="21365"/>
                <wp:lineTo x="9634" y="21515"/>
                <wp:lineTo x="9884" y="21515"/>
                <wp:lineTo x="17422" y="21365"/>
                <wp:lineTo x="17422" y="20916"/>
                <wp:lineTo x="20816" y="20766"/>
                <wp:lineTo x="21565" y="20716"/>
                <wp:lineTo x="21565" y="11032"/>
                <wp:lineTo x="17572" y="10383"/>
                <wp:lineTo x="19518" y="9934"/>
                <wp:lineTo x="19369" y="9584"/>
                <wp:lineTo x="21565" y="9435"/>
                <wp:lineTo x="21565" y="150"/>
                <wp:lineTo x="449" y="0"/>
                <wp:lineTo x="100" y="0"/>
              </wp:wrapPolygon>
            </wp:wrapTight>
            <wp:docPr id="761766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66835" name="Picture 761766835"/>
                    <pic:cNvPicPr/>
                  </pic:nvPicPr>
                  <pic:blipFill>
                    <a:blip r:embed="rId12"/>
                    <a:stretch>
                      <a:fillRect/>
                    </a:stretch>
                  </pic:blipFill>
                  <pic:spPr>
                    <a:xfrm>
                      <a:off x="0" y="0"/>
                      <a:ext cx="5495290" cy="5495290"/>
                    </a:xfrm>
                    <a:prstGeom prst="rect">
                      <a:avLst/>
                    </a:prstGeom>
                  </pic:spPr>
                </pic:pic>
              </a:graphicData>
            </a:graphic>
            <wp14:sizeRelH relativeFrom="page">
              <wp14:pctWidth>0</wp14:pctWidth>
            </wp14:sizeRelH>
            <wp14:sizeRelV relativeFrom="page">
              <wp14:pctHeight>0</wp14:pctHeight>
            </wp14:sizeRelV>
          </wp:anchor>
        </w:drawing>
      </w:r>
    </w:p>
    <w:p w14:paraId="70CC2C59" w14:textId="74194B46" w:rsidR="00346FF4" w:rsidRDefault="00346FF4" w:rsidP="00551D54">
      <w:pPr>
        <w:rPr>
          <w:rFonts w:ascii="Times New Roman" w:hAnsi="Times New Roman" w:cs="Times New Roman"/>
          <w:i/>
          <w:iCs/>
        </w:rPr>
      </w:pPr>
    </w:p>
    <w:p w14:paraId="678D4FA7" w14:textId="0969B9DD" w:rsidR="00346FF4" w:rsidRDefault="00346FF4" w:rsidP="00551D54">
      <w:pPr>
        <w:rPr>
          <w:rFonts w:ascii="Times New Roman" w:hAnsi="Times New Roman" w:cs="Times New Roman"/>
          <w:i/>
          <w:iCs/>
        </w:rPr>
      </w:pPr>
    </w:p>
    <w:p w14:paraId="2D30E13B" w14:textId="380C094F" w:rsidR="00346FF4" w:rsidRDefault="00346FF4" w:rsidP="00551D54">
      <w:pPr>
        <w:rPr>
          <w:rFonts w:ascii="Times New Roman" w:hAnsi="Times New Roman" w:cs="Times New Roman"/>
          <w:i/>
          <w:iCs/>
        </w:rPr>
      </w:pPr>
    </w:p>
    <w:p w14:paraId="1663D727" w14:textId="40CDF41D" w:rsidR="00346FF4" w:rsidRDefault="00346FF4" w:rsidP="00551D54">
      <w:pPr>
        <w:rPr>
          <w:rFonts w:ascii="Times New Roman" w:hAnsi="Times New Roman" w:cs="Times New Roman"/>
          <w:i/>
          <w:iCs/>
        </w:rPr>
      </w:pPr>
    </w:p>
    <w:p w14:paraId="67DBD47F" w14:textId="381AE343" w:rsidR="00346FF4" w:rsidRDefault="00346FF4" w:rsidP="00551D54">
      <w:pPr>
        <w:rPr>
          <w:rFonts w:ascii="Times New Roman" w:hAnsi="Times New Roman" w:cs="Times New Roman"/>
          <w:i/>
          <w:iCs/>
        </w:rPr>
      </w:pPr>
    </w:p>
    <w:p w14:paraId="35334F05" w14:textId="7A8D5C4D" w:rsidR="00346FF4" w:rsidRDefault="00346FF4" w:rsidP="00551D54">
      <w:pPr>
        <w:rPr>
          <w:rFonts w:ascii="Times New Roman" w:hAnsi="Times New Roman" w:cs="Times New Roman"/>
          <w:i/>
          <w:iCs/>
        </w:rPr>
      </w:pPr>
    </w:p>
    <w:p w14:paraId="075249C8" w14:textId="1C1AE372" w:rsidR="00346FF4" w:rsidRDefault="00346FF4" w:rsidP="00551D54">
      <w:pPr>
        <w:rPr>
          <w:rFonts w:ascii="Times New Roman" w:hAnsi="Times New Roman" w:cs="Times New Roman"/>
          <w:i/>
          <w:iCs/>
        </w:rPr>
      </w:pPr>
    </w:p>
    <w:p w14:paraId="53039100" w14:textId="4E944E6D" w:rsidR="007E27F5" w:rsidRDefault="007E27F5" w:rsidP="00551D54">
      <w:pPr>
        <w:rPr>
          <w:rFonts w:ascii="Times New Roman" w:hAnsi="Times New Roman" w:cs="Times New Roman"/>
          <w:i/>
          <w:iCs/>
        </w:rPr>
      </w:pPr>
    </w:p>
    <w:p w14:paraId="73D5A35A" w14:textId="2A91866A" w:rsidR="007E27F5" w:rsidRDefault="007E27F5" w:rsidP="00551D54">
      <w:pPr>
        <w:rPr>
          <w:rFonts w:ascii="Times New Roman" w:hAnsi="Times New Roman" w:cs="Times New Roman"/>
          <w:i/>
          <w:iCs/>
        </w:rPr>
      </w:pPr>
    </w:p>
    <w:p w14:paraId="2B670F03" w14:textId="2BDE49AE" w:rsidR="007E27F5" w:rsidRDefault="007E27F5" w:rsidP="00551D54">
      <w:pPr>
        <w:rPr>
          <w:rFonts w:ascii="Times New Roman" w:hAnsi="Times New Roman" w:cs="Times New Roman"/>
          <w:i/>
          <w:iCs/>
        </w:rPr>
      </w:pPr>
    </w:p>
    <w:p w14:paraId="3E17FB03" w14:textId="09BD6265" w:rsidR="007E27F5" w:rsidRDefault="007E27F5" w:rsidP="00551D54">
      <w:pPr>
        <w:rPr>
          <w:rFonts w:ascii="Times New Roman" w:hAnsi="Times New Roman" w:cs="Times New Roman"/>
          <w:i/>
          <w:iCs/>
        </w:rPr>
      </w:pPr>
    </w:p>
    <w:p w14:paraId="3563E5E4" w14:textId="4174696D" w:rsidR="007E27F5" w:rsidRDefault="007E27F5" w:rsidP="00551D54">
      <w:pPr>
        <w:rPr>
          <w:rFonts w:ascii="Times New Roman" w:hAnsi="Times New Roman" w:cs="Times New Roman"/>
          <w:i/>
          <w:iCs/>
        </w:rPr>
      </w:pPr>
    </w:p>
    <w:p w14:paraId="7802E473" w14:textId="29FD3EEF" w:rsidR="007E27F5" w:rsidRDefault="007E27F5" w:rsidP="00551D54">
      <w:pPr>
        <w:rPr>
          <w:rFonts w:ascii="Times New Roman" w:hAnsi="Times New Roman" w:cs="Times New Roman"/>
          <w:i/>
          <w:iCs/>
        </w:rPr>
      </w:pPr>
    </w:p>
    <w:p w14:paraId="6BE79226" w14:textId="73642379" w:rsidR="007E27F5" w:rsidRDefault="007E27F5" w:rsidP="00551D54">
      <w:pPr>
        <w:rPr>
          <w:rFonts w:ascii="Times New Roman" w:hAnsi="Times New Roman" w:cs="Times New Roman"/>
          <w:i/>
          <w:iCs/>
        </w:rPr>
      </w:pPr>
    </w:p>
    <w:p w14:paraId="076C7589" w14:textId="63B1D230" w:rsidR="007E27F5" w:rsidRDefault="007E27F5" w:rsidP="00551D54">
      <w:pPr>
        <w:rPr>
          <w:rFonts w:ascii="Times New Roman" w:hAnsi="Times New Roman" w:cs="Times New Roman"/>
          <w:i/>
          <w:iCs/>
        </w:rPr>
      </w:pPr>
    </w:p>
    <w:p w14:paraId="14939B27" w14:textId="37D97798" w:rsidR="007E27F5" w:rsidRDefault="007E27F5" w:rsidP="00551D54">
      <w:pPr>
        <w:rPr>
          <w:rFonts w:ascii="Times New Roman" w:hAnsi="Times New Roman" w:cs="Times New Roman"/>
          <w:i/>
          <w:iCs/>
        </w:rPr>
      </w:pPr>
    </w:p>
    <w:p w14:paraId="7986EA36" w14:textId="2CCDDB3C" w:rsidR="007E27F5" w:rsidRDefault="007E27F5" w:rsidP="00551D54">
      <w:pPr>
        <w:rPr>
          <w:rFonts w:ascii="Times New Roman" w:hAnsi="Times New Roman" w:cs="Times New Roman"/>
          <w:i/>
          <w:iCs/>
        </w:rPr>
      </w:pPr>
    </w:p>
    <w:p w14:paraId="7E89FE51" w14:textId="70605E8A" w:rsidR="007E27F5" w:rsidRDefault="007E27F5" w:rsidP="00551D54">
      <w:pPr>
        <w:rPr>
          <w:rFonts w:ascii="Times New Roman" w:hAnsi="Times New Roman" w:cs="Times New Roman"/>
          <w:i/>
          <w:iCs/>
        </w:rPr>
      </w:pPr>
    </w:p>
    <w:p w14:paraId="6A995FC5" w14:textId="3C17DADB" w:rsidR="007E27F5" w:rsidRDefault="007E27F5" w:rsidP="00551D54">
      <w:pPr>
        <w:rPr>
          <w:rFonts w:ascii="Times New Roman" w:hAnsi="Times New Roman" w:cs="Times New Roman"/>
          <w:i/>
          <w:iCs/>
        </w:rPr>
      </w:pPr>
    </w:p>
    <w:p w14:paraId="6467C3FA" w14:textId="7A33CDA9" w:rsidR="007E27F5" w:rsidRDefault="007E27F5" w:rsidP="00551D54">
      <w:pPr>
        <w:rPr>
          <w:rFonts w:ascii="Times New Roman" w:hAnsi="Times New Roman" w:cs="Times New Roman"/>
          <w:i/>
          <w:iCs/>
        </w:rPr>
      </w:pPr>
    </w:p>
    <w:p w14:paraId="669EB7CF" w14:textId="3065BEE3" w:rsidR="007E27F5" w:rsidRDefault="007E27F5" w:rsidP="00551D54">
      <w:pPr>
        <w:rPr>
          <w:rFonts w:ascii="Times New Roman" w:hAnsi="Times New Roman" w:cs="Times New Roman"/>
          <w:i/>
          <w:iCs/>
        </w:rPr>
      </w:pPr>
    </w:p>
    <w:p w14:paraId="475231FA" w14:textId="4A58D2EC" w:rsidR="007E27F5" w:rsidRDefault="007E27F5" w:rsidP="00551D54">
      <w:pPr>
        <w:rPr>
          <w:rFonts w:ascii="Times New Roman" w:hAnsi="Times New Roman" w:cs="Times New Roman"/>
          <w:i/>
          <w:iCs/>
        </w:rPr>
      </w:pPr>
    </w:p>
    <w:p w14:paraId="50050021" w14:textId="4CA07403" w:rsidR="007E27F5" w:rsidRDefault="007E27F5" w:rsidP="00551D54">
      <w:pPr>
        <w:rPr>
          <w:rFonts w:ascii="Times New Roman" w:hAnsi="Times New Roman" w:cs="Times New Roman"/>
          <w:i/>
          <w:iCs/>
        </w:rPr>
      </w:pPr>
    </w:p>
    <w:p w14:paraId="35F662E1" w14:textId="428F6D7B" w:rsidR="007E27F5" w:rsidRDefault="007E27F5" w:rsidP="00551D54">
      <w:pPr>
        <w:rPr>
          <w:rFonts w:ascii="Times New Roman" w:hAnsi="Times New Roman" w:cs="Times New Roman"/>
          <w:i/>
          <w:iCs/>
        </w:rPr>
      </w:pPr>
    </w:p>
    <w:p w14:paraId="23DD9FD3" w14:textId="1367F216" w:rsidR="00C73599" w:rsidRDefault="00C73599" w:rsidP="007E27F5">
      <w:pPr>
        <w:rPr>
          <w:rFonts w:ascii="Times New Roman" w:hAnsi="Times New Roman" w:cs="Times New Roman"/>
          <w:b/>
          <w:bCs/>
          <w:i/>
          <w:iCs/>
        </w:rPr>
      </w:pPr>
    </w:p>
    <w:p w14:paraId="43CFC046" w14:textId="15BEE6C6" w:rsidR="00C73599" w:rsidRDefault="00C73599" w:rsidP="007E27F5">
      <w:pPr>
        <w:rPr>
          <w:rFonts w:ascii="Times New Roman" w:hAnsi="Times New Roman" w:cs="Times New Roman"/>
          <w:b/>
          <w:bCs/>
          <w:i/>
          <w:iCs/>
        </w:rPr>
      </w:pPr>
    </w:p>
    <w:p w14:paraId="0A1FCBF9" w14:textId="57A7F6EC" w:rsidR="00C73599" w:rsidRDefault="00C73599" w:rsidP="007E27F5">
      <w:pPr>
        <w:rPr>
          <w:rFonts w:ascii="Times New Roman" w:hAnsi="Times New Roman" w:cs="Times New Roman"/>
          <w:b/>
          <w:bCs/>
          <w:i/>
          <w:iCs/>
        </w:rPr>
      </w:pPr>
    </w:p>
    <w:p w14:paraId="60562822" w14:textId="61B89007" w:rsidR="00C73599" w:rsidRDefault="00C73599" w:rsidP="007E27F5">
      <w:pPr>
        <w:rPr>
          <w:rFonts w:ascii="Times New Roman" w:hAnsi="Times New Roman" w:cs="Times New Roman"/>
          <w:b/>
          <w:bCs/>
          <w:i/>
          <w:iCs/>
        </w:rPr>
      </w:pPr>
    </w:p>
    <w:p w14:paraId="03EDE3AF" w14:textId="007A43A6" w:rsidR="00C73599" w:rsidRDefault="00C73599" w:rsidP="007E27F5">
      <w:pPr>
        <w:rPr>
          <w:rFonts w:ascii="Times New Roman" w:hAnsi="Times New Roman" w:cs="Times New Roman"/>
          <w:b/>
          <w:bCs/>
          <w:i/>
          <w:iCs/>
        </w:rPr>
      </w:pPr>
    </w:p>
    <w:p w14:paraId="0B9FC161" w14:textId="6D81E861" w:rsidR="00C73599" w:rsidRDefault="00C73599" w:rsidP="007E27F5">
      <w:pPr>
        <w:rPr>
          <w:rFonts w:ascii="Times New Roman" w:hAnsi="Times New Roman" w:cs="Times New Roman"/>
          <w:b/>
          <w:bCs/>
          <w:i/>
          <w:iCs/>
        </w:rPr>
      </w:pPr>
    </w:p>
    <w:p w14:paraId="1ED882ED" w14:textId="2BBCD078" w:rsidR="00C73599" w:rsidRDefault="00C73599" w:rsidP="007E27F5">
      <w:pPr>
        <w:rPr>
          <w:rFonts w:ascii="Times New Roman" w:hAnsi="Times New Roman" w:cs="Times New Roman"/>
          <w:b/>
          <w:bCs/>
          <w:i/>
          <w:iCs/>
        </w:rPr>
      </w:pPr>
    </w:p>
    <w:p w14:paraId="7FEE9473" w14:textId="77777777" w:rsidR="004F541A" w:rsidRDefault="004F541A" w:rsidP="007E27F5">
      <w:pPr>
        <w:rPr>
          <w:ins w:id="192" w:author="Martin, Greta Katherine" w:date="2025-03-27T12:24:00Z" w16du:dateUtc="2025-03-27T16:24:00Z"/>
          <w:rFonts w:ascii="Times New Roman" w:hAnsi="Times New Roman" w:cs="Times New Roman"/>
          <w:b/>
          <w:bCs/>
          <w:i/>
          <w:iCs/>
        </w:rPr>
      </w:pPr>
    </w:p>
    <w:p w14:paraId="018DF7FB" w14:textId="267369D9" w:rsidR="007E27F5" w:rsidRDefault="007E27F5" w:rsidP="007E27F5">
      <w:pPr>
        <w:rPr>
          <w:rFonts w:ascii="Times New Roman" w:hAnsi="Times New Roman" w:cs="Times New Roman"/>
          <w:i/>
          <w:iCs/>
        </w:rPr>
      </w:pPr>
      <w:r w:rsidRPr="0049174D">
        <w:rPr>
          <w:rFonts w:ascii="Times New Roman" w:hAnsi="Times New Roman" w:cs="Times New Roman"/>
          <w:b/>
          <w:bCs/>
          <w:i/>
          <w:iCs/>
        </w:rPr>
        <w:t xml:space="preserve">Figure </w:t>
      </w:r>
      <w:r>
        <w:rPr>
          <w:rFonts w:ascii="Times New Roman" w:hAnsi="Times New Roman" w:cs="Times New Roman"/>
          <w:b/>
          <w:bCs/>
          <w:i/>
          <w:iCs/>
        </w:rPr>
        <w:t>4</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Change in</w:t>
      </w:r>
      <w:r w:rsidR="00B47F84">
        <w:rPr>
          <w:rFonts w:ascii="Times New Roman" w:hAnsi="Times New Roman" w:cs="Times New Roman"/>
          <w:i/>
          <w:iCs/>
        </w:rPr>
        <w:t xml:space="preserve"> city</w:t>
      </w:r>
      <w:r>
        <w:rPr>
          <w:rFonts w:ascii="Times New Roman" w:hAnsi="Times New Roman" w:cs="Times New Roman"/>
          <w:i/>
          <w:iCs/>
        </w:rPr>
        <w:t xml:space="preserve"> </w:t>
      </w:r>
      <w:r w:rsidR="001E26CD">
        <w:rPr>
          <w:rFonts w:ascii="Times New Roman" w:hAnsi="Times New Roman" w:cs="Times New Roman"/>
          <w:i/>
          <w:iCs/>
        </w:rPr>
        <w:t xml:space="preserve">average </w:t>
      </w:r>
      <w:r>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Pr>
          <w:rFonts w:ascii="Times New Roman" w:hAnsi="Times New Roman" w:cs="Times New Roman"/>
          <w:i/>
          <w:iCs/>
        </w:rPr>
        <w:t>from 2014-2018 to 2019-2023 in absolute (panel A) and relative (panel B) terms, by</w:t>
      </w:r>
      <w:r w:rsidR="007923E0">
        <w:rPr>
          <w:rFonts w:ascii="Times New Roman" w:hAnsi="Times New Roman" w:cs="Times New Roman"/>
          <w:i/>
          <w:iCs/>
        </w:rPr>
        <w:t xml:space="preserve"> </w:t>
      </w:r>
      <w:proofErr w:type="spellStart"/>
      <w:r w:rsidR="007923E0">
        <w:rPr>
          <w:rFonts w:ascii="Times New Roman" w:hAnsi="Times New Roman" w:cs="Times New Roman"/>
          <w:i/>
          <w:iCs/>
        </w:rPr>
        <w:t>Köppen</w:t>
      </w:r>
      <w:proofErr w:type="spellEnd"/>
      <w:r w:rsidR="007923E0">
        <w:rPr>
          <w:rFonts w:ascii="Times New Roman" w:hAnsi="Times New Roman" w:cs="Times New Roman"/>
          <w:i/>
          <w:iCs/>
        </w:rPr>
        <w:t>-Geiger</w:t>
      </w:r>
      <w:r>
        <w:rPr>
          <w:rFonts w:ascii="Times New Roman" w:hAnsi="Times New Roman" w:cs="Times New Roman"/>
          <w:i/>
          <w:iCs/>
        </w:rPr>
        <w:t xml:space="preserve"> climate classification.</w:t>
      </w:r>
      <w:ins w:id="193" w:author="Martin, Greta Katherine" w:date="2025-03-27T12:47:00Z" w16du:dateUtc="2025-03-27T16:47:00Z">
        <w:r w:rsidR="00A91321" w:rsidRPr="00A91321">
          <w:rPr>
            <w:rFonts w:ascii="Times New Roman" w:hAnsi="Times New Roman" w:cs="Times New Roman"/>
            <w:i/>
            <w:iCs/>
          </w:rPr>
          <w:t xml:space="preserve"> </w:t>
        </w:r>
        <w:r w:rsidR="00A91321">
          <w:rPr>
            <w:rFonts w:ascii="Times New Roman" w:hAnsi="Times New Roman" w:cs="Times New Roman"/>
            <w:i/>
            <w:iCs/>
          </w:rPr>
          <w:t>Each dot represents a city, colored by climate classification.</w:t>
        </w:r>
      </w:ins>
      <w:r>
        <w:rPr>
          <w:rFonts w:ascii="Times New Roman" w:hAnsi="Times New Roman" w:cs="Times New Roman"/>
          <w:i/>
          <w:iCs/>
        </w:rPr>
        <w:t xml:space="preserve"> </w:t>
      </w:r>
      <w:r w:rsidR="0020779B">
        <w:rPr>
          <w:rFonts w:ascii="Times New Roman" w:hAnsi="Times New Roman" w:cs="Times New Roman"/>
          <w:i/>
          <w:iCs/>
        </w:rPr>
        <w:t xml:space="preserve">One city classified as “Polar” was removed from the figure (El Alto, Bolivia; change in </w:t>
      </w:r>
      <w:r w:rsidR="00906451">
        <w:rPr>
          <w:rFonts w:ascii="Times New Roman" w:hAnsi="Times New Roman" w:cs="Times New Roman"/>
          <w:i/>
          <w:iCs/>
        </w:rPr>
        <w:t>NDVI: -</w:t>
      </w:r>
      <w:r w:rsidR="0020779B">
        <w:rPr>
          <w:rFonts w:ascii="Times New Roman" w:hAnsi="Times New Roman" w:cs="Times New Roman"/>
          <w:i/>
          <w:iCs/>
        </w:rPr>
        <w:t xml:space="preserve">0.013 (-10.5%)). </w:t>
      </w:r>
    </w:p>
    <w:p w14:paraId="5089F917" w14:textId="4A54B924" w:rsidR="007E27F5" w:rsidRDefault="007E27F5" w:rsidP="00551D54">
      <w:pPr>
        <w:rPr>
          <w:rFonts w:ascii="Times New Roman" w:hAnsi="Times New Roman" w:cs="Times New Roman"/>
          <w:i/>
          <w:iCs/>
        </w:rPr>
      </w:pPr>
    </w:p>
    <w:p w14:paraId="20BB1544" w14:textId="3E133496" w:rsidR="005C0060" w:rsidRDefault="005C0060" w:rsidP="005C0060">
      <w:pPr>
        <w:rPr>
          <w:rFonts w:ascii="Times New Roman" w:hAnsi="Times New Roman" w:cs="Times New Roman"/>
        </w:rPr>
      </w:pPr>
      <w:r>
        <w:rPr>
          <w:rFonts w:ascii="Times New Roman" w:hAnsi="Times New Roman" w:cs="Times New Roman"/>
        </w:rPr>
        <w:t xml:space="preserve">Globally, NDVI changes from 2014-2018 to 2019-2023 were associated with an estimated </w:t>
      </w:r>
      <w:r w:rsidR="00C97E06">
        <w:rPr>
          <w:rFonts w:ascii="Times New Roman" w:hAnsi="Times New Roman" w:cs="Times New Roman"/>
        </w:rPr>
        <w:t>mean</w:t>
      </w:r>
      <w:r>
        <w:rPr>
          <w:rFonts w:ascii="Times New Roman" w:hAnsi="Times New Roman" w:cs="Times New Roman"/>
        </w:rPr>
        <w:t xml:space="preserve"> of </w:t>
      </w:r>
      <w:r w:rsidR="00BB6EFB" w:rsidRPr="00BB6EFB">
        <w:rPr>
          <w:rFonts w:ascii="Times New Roman" w:hAnsi="Times New Roman" w:cs="Times New Roman"/>
        </w:rPr>
        <w:t xml:space="preserve">0.19 </w:t>
      </w:r>
      <w:r>
        <w:rPr>
          <w:rFonts w:ascii="Times New Roman" w:hAnsi="Times New Roman" w:cs="Times New Roman"/>
        </w:rPr>
        <w:t xml:space="preserve">(95% CI: </w:t>
      </w:r>
      <w:r w:rsidR="00BB6EFB">
        <w:rPr>
          <w:rFonts w:ascii="Times New Roman" w:hAnsi="Times New Roman" w:cs="Times New Roman"/>
        </w:rPr>
        <w:t>0.15</w:t>
      </w:r>
      <w:r>
        <w:rPr>
          <w:rFonts w:ascii="Times New Roman" w:hAnsi="Times New Roman" w:cs="Times New Roman"/>
        </w:rPr>
        <w:t xml:space="preserve">, </w:t>
      </w:r>
      <w:r w:rsidR="00BB6EFB">
        <w:rPr>
          <w:rFonts w:ascii="Times New Roman" w:hAnsi="Times New Roman" w:cs="Times New Roman"/>
        </w:rPr>
        <w:t>0.25</w:t>
      </w:r>
      <w:r>
        <w:rPr>
          <w:rFonts w:ascii="Times New Roman" w:hAnsi="Times New Roman" w:cs="Times New Roman"/>
        </w:rPr>
        <w:t xml:space="preserve">) more all-cause premature deaths per 100,000 annually to the 2020 population (Fig. </w:t>
      </w:r>
      <w:r w:rsidR="00BE60DF">
        <w:rPr>
          <w:rFonts w:ascii="Times New Roman" w:hAnsi="Times New Roman" w:cs="Times New Roman"/>
        </w:rPr>
        <w:t>5</w:t>
      </w:r>
      <w:r>
        <w:rPr>
          <w:rFonts w:ascii="Times New Roman" w:hAnsi="Times New Roman" w:cs="Times New Roman"/>
        </w:rPr>
        <w:t>). The premature mortality impact from urban greenspace change was not evenly distributed around the world</w:t>
      </w:r>
      <w:r w:rsidR="00BE60DF">
        <w:rPr>
          <w:rFonts w:ascii="Times New Roman" w:hAnsi="Times New Roman" w:cs="Times New Roman"/>
        </w:rPr>
        <w:t xml:space="preserve"> (Fig. 5A)</w:t>
      </w:r>
      <w:r>
        <w:rPr>
          <w:rFonts w:ascii="Times New Roman" w:hAnsi="Times New Roman" w:cs="Times New Roman"/>
        </w:rPr>
        <w:t xml:space="preserve">. Changes in associated deaths closely mirrored trends in NDVI, with the largest reductions in Eastern Asia. Eastern Asia had a median reduction of </w:t>
      </w:r>
      <w:r w:rsidR="00DD7A8E">
        <w:rPr>
          <w:rFonts w:ascii="Times New Roman" w:hAnsi="Times New Roman" w:cs="Times New Roman"/>
        </w:rPr>
        <w:t>4.72 (IQR:</w:t>
      </w:r>
      <w:del w:id="194" w:author="Martin, Greta Katherine" w:date="2025-03-27T12:48:00Z" w16du:dateUtc="2025-03-27T16:48:00Z">
        <w:r w:rsidR="00DD7A8E" w:rsidDel="00A138ED">
          <w:rPr>
            <w:rFonts w:ascii="Times New Roman" w:hAnsi="Times New Roman" w:cs="Times New Roman"/>
          </w:rPr>
          <w:delText xml:space="preserve"> </w:delText>
        </w:r>
      </w:del>
      <w:ins w:id="195" w:author="Martin, Greta Katherine" w:date="2025-03-27T12:48:00Z" w16du:dateUtc="2025-03-27T16:48:00Z">
        <w:r w:rsidR="00A138ED">
          <w:rPr>
            <w:rFonts w:ascii="Times New Roman" w:hAnsi="Times New Roman" w:cs="Times New Roman"/>
          </w:rPr>
          <w:t xml:space="preserve"> 0.13, </w:t>
        </w:r>
      </w:ins>
      <w:r w:rsidR="00DD7A8E">
        <w:rPr>
          <w:rFonts w:ascii="Times New Roman" w:hAnsi="Times New Roman" w:cs="Times New Roman"/>
        </w:rPr>
        <w:t>8.52</w:t>
      </w:r>
      <w:del w:id="196" w:author="Martin, Greta Katherine" w:date="2025-03-27T12:48:00Z" w16du:dateUtc="2025-03-27T16:48:00Z">
        <w:r w:rsidR="00DD7A8E" w:rsidDel="00A138ED">
          <w:rPr>
            <w:rFonts w:ascii="Times New Roman" w:hAnsi="Times New Roman" w:cs="Times New Roman"/>
          </w:rPr>
          <w:delText>, 0.13</w:delText>
        </w:r>
      </w:del>
      <w:r w:rsidR="00DD7A8E">
        <w:rPr>
          <w:rFonts w:ascii="Times New Roman" w:hAnsi="Times New Roman" w:cs="Times New Roman"/>
        </w:rPr>
        <w:t>)</w:t>
      </w:r>
      <w:r>
        <w:rPr>
          <w:rFonts w:ascii="Times New Roman" w:hAnsi="Times New Roman" w:cs="Times New Roman"/>
        </w:rPr>
        <w:t xml:space="preserve"> annual premature deaths per 100,000 population, though even within this region there was substantial variation across cities, ranging from</w:t>
      </w:r>
      <w:r w:rsidR="000E0AD4">
        <w:rPr>
          <w:rFonts w:ascii="Times New Roman" w:hAnsi="Times New Roman" w:cs="Times New Roman"/>
        </w:rPr>
        <w:t xml:space="preserve"> </w:t>
      </w:r>
      <w:r w:rsidR="00DD7A8E">
        <w:rPr>
          <w:rFonts w:ascii="Times New Roman" w:hAnsi="Times New Roman" w:cs="Times New Roman"/>
        </w:rPr>
        <w:t>21.25</w:t>
      </w:r>
      <w:r w:rsidR="000E0AD4">
        <w:rPr>
          <w:rFonts w:ascii="Times New Roman" w:hAnsi="Times New Roman" w:cs="Times New Roman"/>
        </w:rPr>
        <w:t xml:space="preserve"> fewer premature </w:t>
      </w:r>
      <w:r w:rsidR="000E0AD4">
        <w:rPr>
          <w:rFonts w:ascii="Times New Roman" w:hAnsi="Times New Roman" w:cs="Times New Roman"/>
        </w:rPr>
        <w:lastRenderedPageBreak/>
        <w:t>deaths per 100,000 in Shiyan, China to</w:t>
      </w:r>
      <w:r>
        <w:rPr>
          <w:rFonts w:ascii="Times New Roman" w:hAnsi="Times New Roman" w:cs="Times New Roman"/>
        </w:rPr>
        <w:t xml:space="preserve"> </w:t>
      </w:r>
      <w:r w:rsidR="00DD7A8E">
        <w:rPr>
          <w:rFonts w:ascii="Times New Roman" w:hAnsi="Times New Roman" w:cs="Times New Roman"/>
        </w:rPr>
        <w:t>13.72</w:t>
      </w:r>
      <w:r>
        <w:rPr>
          <w:rFonts w:ascii="Times New Roman" w:hAnsi="Times New Roman" w:cs="Times New Roman"/>
        </w:rPr>
        <w:t xml:space="preserve"> more premature deaths per 100,000 in Hiroshima, Japan. Southeastern Asia and Sub-Saharan Africa had the highest increase in health burdens, with medians of </w:t>
      </w:r>
      <w:r w:rsidR="00DD7A8E">
        <w:rPr>
          <w:rFonts w:ascii="Times New Roman" w:hAnsi="Times New Roman" w:cs="Times New Roman"/>
        </w:rPr>
        <w:t>6.0 (IQR: 2.42, 9.44)</w:t>
      </w:r>
      <w:r>
        <w:rPr>
          <w:rFonts w:ascii="Times New Roman" w:hAnsi="Times New Roman" w:cs="Times New Roman"/>
        </w:rPr>
        <w:t xml:space="preserve"> and </w:t>
      </w:r>
      <w:r w:rsidR="00DD7A8E">
        <w:rPr>
          <w:rFonts w:ascii="Times New Roman" w:hAnsi="Times New Roman" w:cs="Times New Roman"/>
        </w:rPr>
        <w:t>3.42 (IQR: -0.06, 7.35)</w:t>
      </w:r>
      <w:r>
        <w:rPr>
          <w:rFonts w:ascii="Times New Roman" w:hAnsi="Times New Roman" w:cs="Times New Roman"/>
        </w:rPr>
        <w:t xml:space="preserve"> more deaths per 100,000 respectively. Substantial intra-regional variation existed for these regions as well- ranging from </w:t>
      </w:r>
      <w:r w:rsidR="00DD7A8E">
        <w:rPr>
          <w:rFonts w:ascii="Times New Roman" w:hAnsi="Times New Roman" w:cs="Times New Roman"/>
        </w:rPr>
        <w:t>3.75</w:t>
      </w:r>
      <w:r w:rsidR="00F92D13">
        <w:rPr>
          <w:rFonts w:ascii="Times New Roman" w:hAnsi="Times New Roman" w:cs="Times New Roman"/>
        </w:rPr>
        <w:t xml:space="preserve"> fewer</w:t>
      </w:r>
      <w:r w:rsidR="00F92D13" w:rsidRPr="00F92D13">
        <w:rPr>
          <w:rFonts w:ascii="Times New Roman" w:hAnsi="Times New Roman" w:cs="Times New Roman"/>
        </w:rPr>
        <w:t xml:space="preserve"> </w:t>
      </w:r>
      <w:r w:rsidR="00F92D13">
        <w:rPr>
          <w:rFonts w:ascii="Times New Roman" w:hAnsi="Times New Roman" w:cs="Times New Roman"/>
        </w:rPr>
        <w:t>deaths to</w:t>
      </w:r>
      <w:r w:rsidR="00DD7A8E">
        <w:rPr>
          <w:rFonts w:ascii="Times New Roman" w:hAnsi="Times New Roman" w:cs="Times New Roman"/>
        </w:rPr>
        <w:t xml:space="preserve"> 21.84</w:t>
      </w:r>
      <w:r>
        <w:rPr>
          <w:rFonts w:ascii="Times New Roman" w:hAnsi="Times New Roman" w:cs="Times New Roman"/>
        </w:rPr>
        <w:t xml:space="preserve"> more deaths per 100,000 in South-eastern Asia and from </w:t>
      </w:r>
      <w:r w:rsidR="00DD7A8E">
        <w:rPr>
          <w:rFonts w:ascii="Times New Roman" w:hAnsi="Times New Roman" w:cs="Times New Roman"/>
        </w:rPr>
        <w:t>9.04</w:t>
      </w:r>
      <w:r w:rsidR="00F92D13">
        <w:rPr>
          <w:rFonts w:ascii="Times New Roman" w:hAnsi="Times New Roman" w:cs="Times New Roman"/>
        </w:rPr>
        <w:t xml:space="preserve"> fewer deaths to </w:t>
      </w:r>
      <w:r w:rsidR="00DD7A8E">
        <w:rPr>
          <w:rFonts w:ascii="Times New Roman" w:hAnsi="Times New Roman" w:cs="Times New Roman"/>
        </w:rPr>
        <w:t>21.45</w:t>
      </w:r>
      <w:r>
        <w:rPr>
          <w:rFonts w:ascii="Times New Roman" w:hAnsi="Times New Roman" w:cs="Times New Roman"/>
        </w:rPr>
        <w:t xml:space="preserve"> more deaths per 100,000 in Sub-Saharan Africa.</w:t>
      </w:r>
      <w:r w:rsidR="00BB7EA8" w:rsidRPr="00BB7EA8">
        <w:rPr>
          <w:rFonts w:ascii="Times New Roman" w:hAnsi="Times New Roman" w:cs="Times New Roman"/>
        </w:rPr>
        <w:t xml:space="preserve"> </w:t>
      </w:r>
    </w:p>
    <w:p w14:paraId="57051E70" w14:textId="7F1415BB" w:rsidR="005C0060" w:rsidRDefault="005C0060" w:rsidP="00346FF4">
      <w:pPr>
        <w:rPr>
          <w:rFonts w:ascii="Times New Roman" w:hAnsi="Times New Roman" w:cs="Times New Roman"/>
        </w:rPr>
      </w:pPr>
    </w:p>
    <w:p w14:paraId="5ABED03B" w14:textId="674475FA" w:rsidR="00346FF4" w:rsidRDefault="00B47F84" w:rsidP="00346FF4">
      <w:pPr>
        <w:rPr>
          <w:rFonts w:ascii="Times New Roman" w:hAnsi="Times New Roman" w:cs="Times New Roman"/>
        </w:rPr>
      </w:pPr>
      <w:r>
        <w:rPr>
          <w:rFonts w:ascii="Times New Roman" w:hAnsi="Times New Roman" w:cs="Times New Roman"/>
        </w:rPr>
        <w:t>Considering NDVI-associated mortality changes by climate classification, t</w:t>
      </w:r>
      <w:r w:rsidR="00346FF4">
        <w:rPr>
          <w:rFonts w:ascii="Times New Roman" w:hAnsi="Times New Roman" w:cs="Times New Roman"/>
        </w:rPr>
        <w:t>he median change in mortality associated with changes in NDVI was 0.0</w:t>
      </w:r>
      <w:r w:rsidR="00AA7C74">
        <w:rPr>
          <w:rFonts w:ascii="Times New Roman" w:hAnsi="Times New Roman" w:cs="Times New Roman"/>
        </w:rPr>
        <w:t>1</w:t>
      </w:r>
      <w:r w:rsidR="00346FF4">
        <w:rPr>
          <w:rFonts w:ascii="Times New Roman" w:hAnsi="Times New Roman" w:cs="Times New Roman"/>
        </w:rPr>
        <w:t xml:space="preserve"> fewer </w:t>
      </w:r>
      <w:r w:rsidR="001F396A">
        <w:rPr>
          <w:rFonts w:ascii="Times New Roman" w:hAnsi="Times New Roman" w:cs="Times New Roman"/>
        </w:rPr>
        <w:t xml:space="preserve">(range: </w:t>
      </w:r>
      <w:r w:rsidR="00AA7C74">
        <w:rPr>
          <w:rFonts w:ascii="Times New Roman" w:hAnsi="Times New Roman" w:cs="Times New Roman"/>
        </w:rPr>
        <w:t>12.90</w:t>
      </w:r>
      <w:r w:rsidR="001F396A">
        <w:rPr>
          <w:rFonts w:ascii="Times New Roman" w:hAnsi="Times New Roman" w:cs="Times New Roman"/>
        </w:rPr>
        <w:t xml:space="preserve"> fewer to </w:t>
      </w:r>
      <w:r w:rsidR="00AA7C74">
        <w:rPr>
          <w:rFonts w:ascii="Times New Roman" w:hAnsi="Times New Roman" w:cs="Times New Roman"/>
        </w:rPr>
        <w:t>12.14</w:t>
      </w:r>
      <w:r w:rsidR="001F396A">
        <w:rPr>
          <w:rFonts w:ascii="Times New Roman" w:hAnsi="Times New Roman" w:cs="Times New Roman"/>
        </w:rPr>
        <w:t xml:space="preserve"> more) </w:t>
      </w:r>
      <w:r w:rsidR="00346FF4">
        <w:rPr>
          <w:rFonts w:ascii="Times New Roman" w:hAnsi="Times New Roman" w:cs="Times New Roman"/>
        </w:rPr>
        <w:t>deaths per 100,000 among arid cities</w:t>
      </w:r>
      <w:r w:rsidR="0077465E">
        <w:rPr>
          <w:rFonts w:ascii="Times New Roman" w:hAnsi="Times New Roman" w:cs="Times New Roman"/>
        </w:rPr>
        <w:t xml:space="preserve"> (Fig. 5B)</w:t>
      </w:r>
      <w:r w:rsidR="00346FF4">
        <w:rPr>
          <w:rFonts w:ascii="Times New Roman" w:hAnsi="Times New Roman" w:cs="Times New Roman"/>
        </w:rPr>
        <w:t xml:space="preserve">. Temperate cities were similarly </w:t>
      </w:r>
      <w:proofErr w:type="gramStart"/>
      <w:r w:rsidR="00346FF4">
        <w:rPr>
          <w:rFonts w:ascii="Times New Roman" w:hAnsi="Times New Roman" w:cs="Times New Roman"/>
        </w:rPr>
        <w:t>fairly evenly</w:t>
      </w:r>
      <w:proofErr w:type="gramEnd"/>
      <w:r w:rsidR="00346FF4">
        <w:rPr>
          <w:rFonts w:ascii="Times New Roman" w:hAnsi="Times New Roman" w:cs="Times New Roman"/>
        </w:rPr>
        <w:t xml:space="preserve"> distributed between those with fewer and more deaths associated with changes in NDVI </w:t>
      </w:r>
      <w:r w:rsidR="000440D9">
        <w:rPr>
          <w:rFonts w:ascii="Times New Roman" w:hAnsi="Times New Roman" w:cs="Times New Roman"/>
        </w:rPr>
        <w:t>but</w:t>
      </w:r>
      <w:r w:rsidR="00346FF4">
        <w:rPr>
          <w:rFonts w:ascii="Times New Roman" w:hAnsi="Times New Roman" w:cs="Times New Roman"/>
        </w:rPr>
        <w:t xml:space="preserve"> had a larger spread than arid cities. Temperate cities had a median change of </w:t>
      </w:r>
      <w:r w:rsidR="0007308F">
        <w:rPr>
          <w:rFonts w:ascii="Times New Roman" w:hAnsi="Times New Roman" w:cs="Times New Roman"/>
        </w:rPr>
        <w:t>0.21</w:t>
      </w:r>
      <w:r w:rsidR="00346FF4">
        <w:rPr>
          <w:rFonts w:ascii="Times New Roman" w:hAnsi="Times New Roman" w:cs="Times New Roman"/>
        </w:rPr>
        <w:t xml:space="preserve"> more </w:t>
      </w:r>
      <w:r w:rsidR="001F396A">
        <w:rPr>
          <w:rFonts w:ascii="Times New Roman" w:hAnsi="Times New Roman" w:cs="Times New Roman"/>
        </w:rPr>
        <w:t xml:space="preserve">(range: </w:t>
      </w:r>
      <w:r w:rsidR="0007308F">
        <w:rPr>
          <w:rFonts w:ascii="Times New Roman" w:hAnsi="Times New Roman" w:cs="Times New Roman"/>
        </w:rPr>
        <w:t>21.15</w:t>
      </w:r>
      <w:r w:rsidR="001F396A">
        <w:rPr>
          <w:rFonts w:ascii="Times New Roman" w:hAnsi="Times New Roman" w:cs="Times New Roman"/>
        </w:rPr>
        <w:t xml:space="preserve"> fewer to </w:t>
      </w:r>
      <w:r w:rsidR="0007308F">
        <w:rPr>
          <w:rFonts w:ascii="Times New Roman" w:hAnsi="Times New Roman" w:cs="Times New Roman"/>
        </w:rPr>
        <w:t>14.83</w:t>
      </w:r>
      <w:r w:rsidR="001F396A">
        <w:rPr>
          <w:rFonts w:ascii="Times New Roman" w:hAnsi="Times New Roman" w:cs="Times New Roman"/>
        </w:rPr>
        <w:t xml:space="preserve"> more) </w:t>
      </w:r>
      <w:r w:rsidR="00346FF4">
        <w:rPr>
          <w:rFonts w:ascii="Times New Roman" w:hAnsi="Times New Roman" w:cs="Times New Roman"/>
        </w:rPr>
        <w:t>deaths per 100,000</w:t>
      </w:r>
      <w:r w:rsidR="001F396A">
        <w:rPr>
          <w:rFonts w:ascii="Times New Roman" w:hAnsi="Times New Roman" w:cs="Times New Roman"/>
        </w:rPr>
        <w:t>.</w:t>
      </w:r>
      <w:r w:rsidR="00346FF4">
        <w:rPr>
          <w:rFonts w:ascii="Times New Roman" w:hAnsi="Times New Roman" w:cs="Times New Roman"/>
        </w:rPr>
        <w:t xml:space="preserve"> </w:t>
      </w:r>
      <w:r w:rsidR="000440D9">
        <w:rPr>
          <w:rFonts w:ascii="Times New Roman" w:hAnsi="Times New Roman" w:cs="Times New Roman"/>
        </w:rPr>
        <w:t>Tropical cities became</w:t>
      </w:r>
      <w:r w:rsidR="00DA2B23">
        <w:rPr>
          <w:rFonts w:ascii="Times New Roman" w:hAnsi="Times New Roman" w:cs="Times New Roman"/>
        </w:rPr>
        <w:t>,</w:t>
      </w:r>
      <w:r w:rsidR="000440D9">
        <w:rPr>
          <w:rFonts w:ascii="Times New Roman" w:hAnsi="Times New Roman" w:cs="Times New Roman"/>
        </w:rPr>
        <w:t xml:space="preserve"> on average</w:t>
      </w:r>
      <w:r w:rsidR="00DA2B23">
        <w:rPr>
          <w:rFonts w:ascii="Times New Roman" w:hAnsi="Times New Roman" w:cs="Times New Roman"/>
        </w:rPr>
        <w:t>,</w:t>
      </w:r>
      <w:r w:rsidR="000440D9">
        <w:rPr>
          <w:rFonts w:ascii="Times New Roman" w:hAnsi="Times New Roman" w:cs="Times New Roman"/>
        </w:rPr>
        <w:t xml:space="preserve"> less green over the past decade and had</w:t>
      </w:r>
      <w:r w:rsidR="00346FF4">
        <w:rPr>
          <w:rFonts w:ascii="Times New Roman" w:hAnsi="Times New Roman" w:cs="Times New Roman"/>
        </w:rPr>
        <w:t xml:space="preserve"> a median of </w:t>
      </w:r>
      <w:r w:rsidR="0007308F">
        <w:rPr>
          <w:rFonts w:ascii="Times New Roman" w:hAnsi="Times New Roman" w:cs="Times New Roman"/>
        </w:rPr>
        <w:t>2.84</w:t>
      </w:r>
      <w:r w:rsidR="00346FF4">
        <w:rPr>
          <w:rFonts w:ascii="Times New Roman" w:hAnsi="Times New Roman" w:cs="Times New Roman"/>
        </w:rPr>
        <w:t xml:space="preserve"> more </w:t>
      </w:r>
      <w:r w:rsidR="001F396A">
        <w:rPr>
          <w:rFonts w:ascii="Times New Roman" w:hAnsi="Times New Roman" w:cs="Times New Roman"/>
        </w:rPr>
        <w:t>(range:</w:t>
      </w:r>
      <w:r w:rsidR="0007308F">
        <w:rPr>
          <w:rFonts w:ascii="Times New Roman" w:hAnsi="Times New Roman" w:cs="Times New Roman"/>
        </w:rPr>
        <w:t xml:space="preserve"> 10.97</w:t>
      </w:r>
      <w:r w:rsidR="001F396A">
        <w:rPr>
          <w:rFonts w:ascii="Times New Roman" w:hAnsi="Times New Roman" w:cs="Times New Roman"/>
        </w:rPr>
        <w:t xml:space="preserve"> fewer to </w:t>
      </w:r>
      <w:r w:rsidR="0007308F">
        <w:rPr>
          <w:rFonts w:ascii="Times New Roman" w:hAnsi="Times New Roman" w:cs="Times New Roman"/>
        </w:rPr>
        <w:t>21.84</w:t>
      </w:r>
      <w:r w:rsidR="001F396A">
        <w:rPr>
          <w:rFonts w:ascii="Times New Roman" w:hAnsi="Times New Roman" w:cs="Times New Roman"/>
        </w:rPr>
        <w:t xml:space="preserve"> more) </w:t>
      </w:r>
      <w:r w:rsidR="00346FF4">
        <w:rPr>
          <w:rFonts w:ascii="Times New Roman" w:hAnsi="Times New Roman" w:cs="Times New Roman"/>
        </w:rPr>
        <w:t>associated deaths per 100,000</w:t>
      </w:r>
      <w:r w:rsidR="000440D9">
        <w:rPr>
          <w:rFonts w:ascii="Times New Roman" w:hAnsi="Times New Roman" w:cs="Times New Roman"/>
        </w:rPr>
        <w:t xml:space="preserve">. In contrast, </w:t>
      </w:r>
      <w:r w:rsidR="00346FF4">
        <w:rPr>
          <w:rFonts w:ascii="Times New Roman" w:hAnsi="Times New Roman" w:cs="Times New Roman"/>
        </w:rPr>
        <w:t xml:space="preserve">continental cities became slightly greener on and had a median of </w:t>
      </w:r>
      <w:r w:rsidR="0001260F">
        <w:rPr>
          <w:rFonts w:ascii="Times New Roman" w:hAnsi="Times New Roman" w:cs="Times New Roman"/>
        </w:rPr>
        <w:t xml:space="preserve">2.44 </w:t>
      </w:r>
      <w:r w:rsidR="00346FF4">
        <w:rPr>
          <w:rFonts w:ascii="Times New Roman" w:hAnsi="Times New Roman" w:cs="Times New Roman"/>
        </w:rPr>
        <w:t xml:space="preserve">fewer </w:t>
      </w:r>
      <w:r w:rsidR="001F396A">
        <w:rPr>
          <w:rFonts w:ascii="Times New Roman" w:hAnsi="Times New Roman" w:cs="Times New Roman"/>
        </w:rPr>
        <w:t xml:space="preserve">(range: </w:t>
      </w:r>
      <w:r w:rsidR="0001260F">
        <w:rPr>
          <w:rFonts w:ascii="Times New Roman" w:hAnsi="Times New Roman" w:cs="Times New Roman"/>
        </w:rPr>
        <w:t>24.44</w:t>
      </w:r>
      <w:r w:rsidR="001F396A">
        <w:rPr>
          <w:rFonts w:ascii="Times New Roman" w:hAnsi="Times New Roman" w:cs="Times New Roman"/>
        </w:rPr>
        <w:t xml:space="preserve"> fewer to </w:t>
      </w:r>
      <w:r w:rsidR="0001260F">
        <w:rPr>
          <w:rFonts w:ascii="Times New Roman" w:hAnsi="Times New Roman" w:cs="Times New Roman"/>
        </w:rPr>
        <w:t>14.50</w:t>
      </w:r>
      <w:r w:rsidR="001F396A">
        <w:rPr>
          <w:rFonts w:ascii="Times New Roman" w:hAnsi="Times New Roman" w:cs="Times New Roman"/>
        </w:rPr>
        <w:t xml:space="preserve"> more) </w:t>
      </w:r>
      <w:r w:rsidR="00346FF4">
        <w:rPr>
          <w:rFonts w:ascii="Times New Roman" w:hAnsi="Times New Roman" w:cs="Times New Roman"/>
        </w:rPr>
        <w:t>associated deaths per 100,000. The spread across all climate classifications spanned redu</w:t>
      </w:r>
      <w:r w:rsidR="00CC129C">
        <w:rPr>
          <w:rFonts w:ascii="Times New Roman" w:hAnsi="Times New Roman" w:cs="Times New Roman"/>
        </w:rPr>
        <w:t>ctions</w:t>
      </w:r>
      <w:r w:rsidR="00346FF4">
        <w:rPr>
          <w:rFonts w:ascii="Times New Roman" w:hAnsi="Times New Roman" w:cs="Times New Roman"/>
        </w:rPr>
        <w:t xml:space="preserve"> and </w:t>
      </w:r>
      <w:r w:rsidR="00CC129C">
        <w:rPr>
          <w:rFonts w:ascii="Times New Roman" w:hAnsi="Times New Roman" w:cs="Times New Roman"/>
        </w:rPr>
        <w:t>additions in</w:t>
      </w:r>
      <w:r w:rsidR="00346FF4">
        <w:rPr>
          <w:rFonts w:ascii="Times New Roman" w:hAnsi="Times New Roman" w:cs="Times New Roman"/>
        </w:rPr>
        <w:t xml:space="preserve"> deaths</w:t>
      </w:r>
      <w:r w:rsidR="00B64E23">
        <w:rPr>
          <w:rFonts w:ascii="Times New Roman" w:hAnsi="Times New Roman" w:cs="Times New Roman"/>
        </w:rPr>
        <w:t>.</w:t>
      </w:r>
      <w:r w:rsidR="00D56F1F">
        <w:rPr>
          <w:rFonts w:ascii="Times New Roman" w:hAnsi="Times New Roman" w:cs="Times New Roman"/>
        </w:rPr>
        <w:t xml:space="preserve"> </w:t>
      </w:r>
      <w:r w:rsidR="00A13117">
        <w:rPr>
          <w:rFonts w:ascii="Times New Roman" w:hAnsi="Times New Roman" w:cs="Times New Roman"/>
        </w:rPr>
        <w:t>The absolute number of deaths per city associated with changes in NDVI are presented in the appendix (</w:t>
      </w:r>
      <w:r w:rsidR="00A13117" w:rsidRPr="00BB7EA8">
        <w:rPr>
          <w:rFonts w:ascii="Times New Roman" w:hAnsi="Times New Roman" w:cs="Times New Roman"/>
        </w:rPr>
        <w:t>Fig</w:t>
      </w:r>
      <w:r w:rsidR="00FA6E41">
        <w:rPr>
          <w:rFonts w:ascii="Times New Roman" w:hAnsi="Times New Roman" w:cs="Times New Roman"/>
        </w:rPr>
        <w:t>.</w:t>
      </w:r>
      <w:r w:rsidR="00A13117" w:rsidRPr="00BB7EA8">
        <w:rPr>
          <w:rFonts w:ascii="Times New Roman" w:hAnsi="Times New Roman" w:cs="Times New Roman"/>
        </w:rPr>
        <w:t xml:space="preserve"> S</w:t>
      </w:r>
      <w:r w:rsidR="00C9580E">
        <w:rPr>
          <w:rFonts w:ascii="Times New Roman" w:hAnsi="Times New Roman" w:cs="Times New Roman"/>
        </w:rPr>
        <w:t>6</w:t>
      </w:r>
      <w:r w:rsidR="00A13117">
        <w:rPr>
          <w:rFonts w:ascii="Times New Roman" w:hAnsi="Times New Roman" w:cs="Times New Roman"/>
        </w:rPr>
        <w:t>).</w:t>
      </w:r>
      <w:r w:rsidR="00346FF4">
        <w:rPr>
          <w:rFonts w:ascii="Times New Roman" w:hAnsi="Times New Roman" w:cs="Times New Roman"/>
        </w:rPr>
        <w:t xml:space="preserve"> </w:t>
      </w:r>
      <w:r w:rsidR="00C9580E">
        <w:rPr>
          <w:rFonts w:ascii="Times New Roman" w:hAnsi="Times New Roman" w:cs="Times New Roman"/>
        </w:rPr>
        <w:t>Region</w:t>
      </w:r>
      <w:r w:rsidR="00FA6E41">
        <w:rPr>
          <w:rFonts w:ascii="Times New Roman" w:hAnsi="Times New Roman" w:cs="Times New Roman"/>
        </w:rPr>
        <w:t>-</w:t>
      </w:r>
      <w:r w:rsidR="00C9580E">
        <w:rPr>
          <w:rFonts w:ascii="Times New Roman" w:hAnsi="Times New Roman" w:cs="Times New Roman"/>
        </w:rPr>
        <w:t xml:space="preserve"> and climate classification</w:t>
      </w:r>
      <w:r w:rsidR="00FA6E41">
        <w:rPr>
          <w:rFonts w:ascii="Times New Roman" w:hAnsi="Times New Roman" w:cs="Times New Roman"/>
        </w:rPr>
        <w:t xml:space="preserve">-wide </w:t>
      </w:r>
      <w:r w:rsidR="006E1AF3">
        <w:rPr>
          <w:rFonts w:ascii="Times New Roman" w:hAnsi="Times New Roman" w:cs="Times New Roman"/>
        </w:rPr>
        <w:t>total</w:t>
      </w:r>
      <w:r w:rsidR="00F91ED5">
        <w:rPr>
          <w:rFonts w:ascii="Times New Roman" w:hAnsi="Times New Roman" w:cs="Times New Roman"/>
        </w:rPr>
        <w:t xml:space="preserve"> attributable </w:t>
      </w:r>
      <w:r w:rsidR="00FA6E41">
        <w:rPr>
          <w:rFonts w:ascii="Times New Roman" w:hAnsi="Times New Roman" w:cs="Times New Roman"/>
        </w:rPr>
        <w:t>deaths per 100,000 and the corresponding 95% CIs can be found in the appendix (Fig. S7</w:t>
      </w:r>
      <w:r w:rsidR="00B64E23">
        <w:rPr>
          <w:rFonts w:ascii="Times New Roman" w:hAnsi="Times New Roman" w:cs="Times New Roman"/>
        </w:rPr>
        <w:t>, Table S1-S2</w:t>
      </w:r>
      <w:r w:rsidR="00FA6E41">
        <w:rPr>
          <w:rFonts w:ascii="Times New Roman" w:hAnsi="Times New Roman" w:cs="Times New Roman"/>
        </w:rPr>
        <w:t>)</w:t>
      </w:r>
      <w:r w:rsidR="00727C61">
        <w:rPr>
          <w:rFonts w:ascii="Times New Roman" w:hAnsi="Times New Roman" w:cs="Times New Roman"/>
        </w:rPr>
        <w:t>. Individual city mortality estimates are also provide</w:t>
      </w:r>
      <w:r w:rsidR="00CC66DA">
        <w:rPr>
          <w:rFonts w:ascii="Times New Roman" w:hAnsi="Times New Roman" w:cs="Times New Roman"/>
        </w:rPr>
        <w:t>d</w:t>
      </w:r>
      <w:r w:rsidR="00727C61">
        <w:rPr>
          <w:rFonts w:ascii="Times New Roman" w:hAnsi="Times New Roman" w:cs="Times New Roman"/>
        </w:rPr>
        <w:t xml:space="preserve"> (Table S3). </w:t>
      </w:r>
    </w:p>
    <w:p w14:paraId="6547561A" w14:textId="5914F8C0" w:rsidR="00346FF4" w:rsidRDefault="00346FF4" w:rsidP="00346FF4">
      <w:pPr>
        <w:rPr>
          <w:rFonts w:ascii="Times New Roman" w:hAnsi="Times New Roman" w:cs="Times New Roman"/>
          <w:i/>
          <w:iCs/>
        </w:rPr>
      </w:pPr>
    </w:p>
    <w:p w14:paraId="7C7D073E" w14:textId="1497C3E1" w:rsidR="00346FF4" w:rsidRDefault="00346FF4" w:rsidP="007E0BEF">
      <w:pPr>
        <w:rPr>
          <w:rFonts w:ascii="Times New Roman" w:hAnsi="Times New Roman" w:cs="Times New Roman"/>
        </w:rPr>
      </w:pPr>
    </w:p>
    <w:p w14:paraId="5958EDB6" w14:textId="1D425852" w:rsidR="007E0BEF" w:rsidRDefault="007E0BEF" w:rsidP="00551D54">
      <w:pPr>
        <w:rPr>
          <w:rFonts w:ascii="Times New Roman" w:hAnsi="Times New Roman" w:cs="Times New Roman"/>
          <w:i/>
          <w:iCs/>
        </w:rPr>
      </w:pPr>
    </w:p>
    <w:p w14:paraId="4D8609CC" w14:textId="15430381" w:rsidR="008443E7" w:rsidRDefault="008443E7" w:rsidP="00551D54">
      <w:pPr>
        <w:rPr>
          <w:rFonts w:ascii="Times New Roman" w:hAnsi="Times New Roman" w:cs="Times New Roman"/>
          <w:i/>
          <w:iCs/>
        </w:rPr>
      </w:pPr>
    </w:p>
    <w:p w14:paraId="34534C29" w14:textId="46EA2ACE" w:rsidR="00EB77D4" w:rsidRDefault="00EB77D4" w:rsidP="00551D54">
      <w:pPr>
        <w:rPr>
          <w:rFonts w:ascii="Times New Roman" w:hAnsi="Times New Roman" w:cs="Times New Roman"/>
          <w:i/>
          <w:iCs/>
        </w:rPr>
      </w:pPr>
    </w:p>
    <w:p w14:paraId="6295336C" w14:textId="2078EA7E" w:rsidR="00D10EF1" w:rsidRDefault="00D10EF1" w:rsidP="00551D54">
      <w:pPr>
        <w:rPr>
          <w:rFonts w:ascii="Times New Roman" w:hAnsi="Times New Roman" w:cs="Times New Roman"/>
        </w:rPr>
      </w:pPr>
    </w:p>
    <w:p w14:paraId="6EEB7B1B" w14:textId="59C8AC74" w:rsidR="00D10EF1" w:rsidRDefault="00D10EF1" w:rsidP="00551D54">
      <w:pPr>
        <w:rPr>
          <w:rFonts w:ascii="Times New Roman" w:hAnsi="Times New Roman" w:cs="Times New Roman"/>
        </w:rPr>
      </w:pPr>
    </w:p>
    <w:p w14:paraId="2E546CDB" w14:textId="028CBF54" w:rsidR="00D10EF1" w:rsidRDefault="00D10EF1" w:rsidP="00551D54">
      <w:pPr>
        <w:rPr>
          <w:rFonts w:ascii="Times New Roman" w:hAnsi="Times New Roman" w:cs="Times New Roman"/>
        </w:rPr>
      </w:pPr>
    </w:p>
    <w:p w14:paraId="04C88F3A" w14:textId="6C949D2E" w:rsidR="00D10EF1" w:rsidRDefault="00D10EF1" w:rsidP="00551D54">
      <w:pPr>
        <w:rPr>
          <w:rFonts w:ascii="Times New Roman" w:hAnsi="Times New Roman" w:cs="Times New Roman"/>
        </w:rPr>
      </w:pPr>
    </w:p>
    <w:p w14:paraId="217736CB" w14:textId="1C5ED93D" w:rsidR="00D10EF1" w:rsidRDefault="00D10EF1" w:rsidP="00551D54">
      <w:pPr>
        <w:rPr>
          <w:rFonts w:ascii="Times New Roman" w:hAnsi="Times New Roman" w:cs="Times New Roman"/>
        </w:rPr>
      </w:pPr>
    </w:p>
    <w:p w14:paraId="1360A723" w14:textId="7DC0B660" w:rsidR="00D10EF1" w:rsidRDefault="00D10EF1" w:rsidP="00551D54">
      <w:pPr>
        <w:rPr>
          <w:rFonts w:ascii="Times New Roman" w:hAnsi="Times New Roman" w:cs="Times New Roman"/>
        </w:rPr>
      </w:pPr>
    </w:p>
    <w:p w14:paraId="48DDCE01" w14:textId="65216A13" w:rsidR="00D10EF1" w:rsidRDefault="00D10EF1" w:rsidP="00551D54">
      <w:pPr>
        <w:rPr>
          <w:rFonts w:ascii="Times New Roman" w:hAnsi="Times New Roman" w:cs="Times New Roman"/>
        </w:rPr>
      </w:pPr>
    </w:p>
    <w:p w14:paraId="5328D707" w14:textId="6CE9AD24" w:rsidR="00D10EF1" w:rsidRDefault="00D10EF1" w:rsidP="00551D54">
      <w:pPr>
        <w:rPr>
          <w:rFonts w:ascii="Times New Roman" w:hAnsi="Times New Roman" w:cs="Times New Roman"/>
        </w:rPr>
      </w:pPr>
    </w:p>
    <w:p w14:paraId="241637EF" w14:textId="6E41B69F" w:rsidR="00D10EF1" w:rsidRDefault="0075560D"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464A61CD" wp14:editId="5F2B4125">
            <wp:simplePos x="0" y="0"/>
            <wp:positionH relativeFrom="column">
              <wp:posOffset>-274320</wp:posOffset>
            </wp:positionH>
            <wp:positionV relativeFrom="paragraph">
              <wp:posOffset>0</wp:posOffset>
            </wp:positionV>
            <wp:extent cx="6167120" cy="6167120"/>
            <wp:effectExtent l="0" t="0" r="0" b="0"/>
            <wp:wrapTight wrapText="bothSides">
              <wp:wrapPolygon edited="0">
                <wp:start x="133" y="0"/>
                <wp:lineTo x="0" y="311"/>
                <wp:lineTo x="0" y="445"/>
                <wp:lineTo x="1779" y="712"/>
                <wp:lineTo x="1779" y="979"/>
                <wp:lineTo x="3336" y="1423"/>
                <wp:lineTo x="4226" y="1423"/>
                <wp:lineTo x="4181" y="2135"/>
                <wp:lineTo x="4448" y="2135"/>
                <wp:lineTo x="3647" y="2402"/>
                <wp:lineTo x="3692" y="2758"/>
                <wp:lineTo x="756" y="2936"/>
                <wp:lineTo x="756" y="3292"/>
                <wp:lineTo x="4582" y="3558"/>
                <wp:lineTo x="4137" y="3870"/>
                <wp:lineTo x="3736" y="4181"/>
                <wp:lineTo x="3336" y="4671"/>
                <wp:lineTo x="3336" y="4982"/>
                <wp:lineTo x="3647" y="4982"/>
                <wp:lineTo x="3470" y="5382"/>
                <wp:lineTo x="3558" y="5605"/>
                <wp:lineTo x="3025" y="5783"/>
                <wp:lineTo x="2980" y="6138"/>
                <wp:lineTo x="3959" y="6405"/>
                <wp:lineTo x="3781" y="6628"/>
                <wp:lineTo x="3425" y="7117"/>
                <wp:lineTo x="2980" y="7562"/>
                <wp:lineTo x="2891" y="7695"/>
                <wp:lineTo x="2891" y="8140"/>
                <wp:lineTo x="4982" y="8540"/>
                <wp:lineTo x="3603" y="8629"/>
                <wp:lineTo x="3603" y="8985"/>
                <wp:lineTo x="6539" y="9252"/>
                <wp:lineTo x="6361" y="9786"/>
                <wp:lineTo x="6361" y="9964"/>
                <wp:lineTo x="10675" y="10675"/>
                <wp:lineTo x="0" y="10764"/>
                <wp:lineTo x="0" y="11254"/>
                <wp:lineTo x="6539" y="11387"/>
                <wp:lineTo x="6539" y="12099"/>
                <wp:lineTo x="5738" y="12811"/>
                <wp:lineTo x="5694" y="13077"/>
                <wp:lineTo x="6227" y="13522"/>
                <wp:lineTo x="6539" y="13522"/>
                <wp:lineTo x="6539" y="14234"/>
                <wp:lineTo x="4448" y="14590"/>
                <wp:lineTo x="4448" y="14946"/>
                <wp:lineTo x="6539" y="14946"/>
                <wp:lineTo x="6539" y="16369"/>
                <wp:lineTo x="4582" y="16369"/>
                <wp:lineTo x="4582" y="16680"/>
                <wp:lineTo x="6539" y="17081"/>
                <wp:lineTo x="6539" y="17792"/>
                <wp:lineTo x="5071" y="18193"/>
                <wp:lineTo x="5026" y="18504"/>
                <wp:lineTo x="5427" y="18504"/>
                <wp:lineTo x="6494" y="19216"/>
                <wp:lineTo x="6316" y="21040"/>
                <wp:lineTo x="8896" y="21351"/>
                <wp:lineTo x="12321" y="21484"/>
                <wp:lineTo x="17437" y="21484"/>
                <wp:lineTo x="19661" y="21306"/>
                <wp:lineTo x="19705" y="20951"/>
                <wp:lineTo x="18015" y="20639"/>
                <wp:lineTo x="19483" y="20639"/>
                <wp:lineTo x="21484" y="20239"/>
                <wp:lineTo x="21529" y="10987"/>
                <wp:lineTo x="20951" y="10987"/>
                <wp:lineTo x="10809" y="10675"/>
                <wp:lineTo x="17970" y="10008"/>
                <wp:lineTo x="18904" y="9964"/>
                <wp:lineTo x="21484" y="9430"/>
                <wp:lineTo x="21529" y="178"/>
                <wp:lineTo x="445" y="0"/>
                <wp:lineTo x="133" y="0"/>
              </wp:wrapPolygon>
            </wp:wrapTight>
            <wp:docPr id="137993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5154" name="Picture 1379935154"/>
                    <pic:cNvPicPr/>
                  </pic:nvPicPr>
                  <pic:blipFill>
                    <a:blip r:embed="rId13"/>
                    <a:stretch>
                      <a:fillRect/>
                    </a:stretch>
                  </pic:blipFill>
                  <pic:spPr>
                    <a:xfrm>
                      <a:off x="0" y="0"/>
                      <a:ext cx="6167120" cy="6167120"/>
                    </a:xfrm>
                    <a:prstGeom prst="rect">
                      <a:avLst/>
                    </a:prstGeom>
                  </pic:spPr>
                </pic:pic>
              </a:graphicData>
            </a:graphic>
            <wp14:sizeRelH relativeFrom="page">
              <wp14:pctWidth>0</wp14:pctWidth>
            </wp14:sizeRelH>
            <wp14:sizeRelV relativeFrom="page">
              <wp14:pctHeight>0</wp14:pctHeight>
            </wp14:sizeRelV>
          </wp:anchor>
        </w:drawing>
      </w:r>
    </w:p>
    <w:p w14:paraId="75483409" w14:textId="51BB8E24" w:rsidR="00D10EF1" w:rsidRDefault="00D10EF1" w:rsidP="00551D54">
      <w:pPr>
        <w:rPr>
          <w:rFonts w:ascii="Times New Roman" w:hAnsi="Times New Roman" w:cs="Times New Roman"/>
        </w:rPr>
      </w:pPr>
    </w:p>
    <w:p w14:paraId="76F2E8D0" w14:textId="1F31A749" w:rsidR="00D10EF1" w:rsidRDefault="00D10EF1" w:rsidP="00551D54">
      <w:pPr>
        <w:rPr>
          <w:rFonts w:ascii="Times New Roman" w:hAnsi="Times New Roman" w:cs="Times New Roman"/>
        </w:rPr>
      </w:pPr>
    </w:p>
    <w:p w14:paraId="56C983B7" w14:textId="5CD83A4E" w:rsidR="00D10EF1" w:rsidRDefault="00D10EF1" w:rsidP="00551D54">
      <w:pPr>
        <w:rPr>
          <w:rFonts w:ascii="Times New Roman" w:hAnsi="Times New Roman" w:cs="Times New Roman"/>
        </w:rPr>
      </w:pPr>
    </w:p>
    <w:p w14:paraId="10608FB6" w14:textId="3A04E0DB" w:rsidR="00D10EF1" w:rsidRDefault="00D10EF1" w:rsidP="00551D54">
      <w:pPr>
        <w:rPr>
          <w:rFonts w:ascii="Times New Roman" w:hAnsi="Times New Roman" w:cs="Times New Roman"/>
        </w:rPr>
      </w:pPr>
    </w:p>
    <w:p w14:paraId="3C280A3B" w14:textId="68331570" w:rsidR="00D10EF1" w:rsidRDefault="00D10EF1" w:rsidP="00551D54">
      <w:pPr>
        <w:rPr>
          <w:rFonts w:ascii="Times New Roman" w:hAnsi="Times New Roman" w:cs="Times New Roman"/>
        </w:rPr>
      </w:pPr>
    </w:p>
    <w:p w14:paraId="6969E91C" w14:textId="5BD76FE5" w:rsidR="00D10EF1" w:rsidRDefault="00D10EF1" w:rsidP="00551D54">
      <w:pPr>
        <w:rPr>
          <w:rFonts w:ascii="Times New Roman" w:hAnsi="Times New Roman" w:cs="Times New Roman"/>
        </w:rPr>
      </w:pPr>
    </w:p>
    <w:p w14:paraId="762A7D68" w14:textId="72EC99E7" w:rsidR="00D10EF1" w:rsidRDefault="00D10EF1" w:rsidP="00551D54">
      <w:pPr>
        <w:rPr>
          <w:rFonts w:ascii="Times New Roman" w:hAnsi="Times New Roman" w:cs="Times New Roman"/>
        </w:rPr>
      </w:pPr>
    </w:p>
    <w:p w14:paraId="1BED62CF" w14:textId="79D91A77" w:rsidR="00D10EF1" w:rsidRDefault="00D10EF1" w:rsidP="00551D54">
      <w:pPr>
        <w:rPr>
          <w:rFonts w:ascii="Times New Roman" w:hAnsi="Times New Roman" w:cs="Times New Roman"/>
        </w:rPr>
      </w:pPr>
    </w:p>
    <w:p w14:paraId="780EC024" w14:textId="18D9487C" w:rsidR="00D10EF1" w:rsidRDefault="00D10EF1" w:rsidP="00551D54">
      <w:pPr>
        <w:rPr>
          <w:rFonts w:ascii="Times New Roman" w:hAnsi="Times New Roman" w:cs="Times New Roman"/>
        </w:rPr>
      </w:pPr>
    </w:p>
    <w:p w14:paraId="107E2AE9" w14:textId="62BE7D42" w:rsidR="00D10EF1" w:rsidRDefault="00D10EF1" w:rsidP="00551D54">
      <w:pPr>
        <w:rPr>
          <w:rFonts w:ascii="Times New Roman" w:hAnsi="Times New Roman" w:cs="Times New Roman"/>
        </w:rPr>
      </w:pPr>
    </w:p>
    <w:p w14:paraId="7B69F0DA" w14:textId="40D8405E" w:rsidR="00D10EF1" w:rsidRDefault="00D10EF1" w:rsidP="00551D54">
      <w:pPr>
        <w:rPr>
          <w:rFonts w:ascii="Times New Roman" w:hAnsi="Times New Roman" w:cs="Times New Roman"/>
        </w:rPr>
      </w:pPr>
    </w:p>
    <w:p w14:paraId="376AF94E" w14:textId="432A257F" w:rsidR="00D10EF1" w:rsidRDefault="00D10EF1" w:rsidP="00551D54">
      <w:pPr>
        <w:rPr>
          <w:rFonts w:ascii="Times New Roman" w:hAnsi="Times New Roman" w:cs="Times New Roman"/>
        </w:rPr>
      </w:pPr>
    </w:p>
    <w:p w14:paraId="590A787A" w14:textId="42ED60B0" w:rsidR="00D10EF1" w:rsidRDefault="00D10EF1" w:rsidP="00551D54">
      <w:pPr>
        <w:rPr>
          <w:rFonts w:ascii="Times New Roman" w:hAnsi="Times New Roman" w:cs="Times New Roman"/>
        </w:rPr>
      </w:pPr>
    </w:p>
    <w:p w14:paraId="0ACAE32D" w14:textId="27A31AD4" w:rsidR="00D10EF1" w:rsidRDefault="00D10EF1" w:rsidP="00551D54">
      <w:pPr>
        <w:rPr>
          <w:rFonts w:ascii="Times New Roman" w:hAnsi="Times New Roman" w:cs="Times New Roman"/>
        </w:rPr>
      </w:pPr>
    </w:p>
    <w:p w14:paraId="376CE52A" w14:textId="3748F728" w:rsidR="00D10EF1" w:rsidRDefault="00D10EF1" w:rsidP="00551D54">
      <w:pPr>
        <w:rPr>
          <w:rFonts w:ascii="Times New Roman" w:hAnsi="Times New Roman" w:cs="Times New Roman"/>
        </w:rPr>
      </w:pPr>
    </w:p>
    <w:p w14:paraId="4825F050" w14:textId="053E7F98" w:rsidR="007727CC" w:rsidRDefault="007727CC" w:rsidP="00551D54">
      <w:pPr>
        <w:rPr>
          <w:rFonts w:ascii="Times New Roman" w:hAnsi="Times New Roman" w:cs="Times New Roman"/>
          <w:b/>
          <w:bCs/>
          <w:i/>
          <w:iCs/>
        </w:rPr>
      </w:pPr>
    </w:p>
    <w:p w14:paraId="5DD83C39" w14:textId="49B19753" w:rsidR="007727CC" w:rsidRDefault="007727CC" w:rsidP="00551D54">
      <w:pPr>
        <w:rPr>
          <w:rFonts w:ascii="Times New Roman" w:hAnsi="Times New Roman" w:cs="Times New Roman"/>
          <w:b/>
          <w:bCs/>
          <w:i/>
          <w:iCs/>
        </w:rPr>
      </w:pPr>
    </w:p>
    <w:p w14:paraId="3764AA6D" w14:textId="3D073254" w:rsidR="007727CC" w:rsidRDefault="007727CC" w:rsidP="00551D54">
      <w:pPr>
        <w:rPr>
          <w:rFonts w:ascii="Times New Roman" w:hAnsi="Times New Roman" w:cs="Times New Roman"/>
          <w:b/>
          <w:bCs/>
          <w:i/>
          <w:iCs/>
        </w:rPr>
      </w:pPr>
    </w:p>
    <w:p w14:paraId="6EF26AB8" w14:textId="58229EED" w:rsidR="007727CC" w:rsidRDefault="007727CC" w:rsidP="00551D54">
      <w:pPr>
        <w:rPr>
          <w:rFonts w:ascii="Times New Roman" w:hAnsi="Times New Roman" w:cs="Times New Roman"/>
          <w:b/>
          <w:bCs/>
          <w:i/>
          <w:iCs/>
        </w:rPr>
      </w:pPr>
    </w:p>
    <w:p w14:paraId="27F34D98" w14:textId="4337BED7" w:rsidR="007727CC" w:rsidRDefault="007727CC" w:rsidP="00551D54">
      <w:pPr>
        <w:rPr>
          <w:rFonts w:ascii="Times New Roman" w:hAnsi="Times New Roman" w:cs="Times New Roman"/>
          <w:b/>
          <w:bCs/>
          <w:i/>
          <w:iCs/>
        </w:rPr>
      </w:pPr>
    </w:p>
    <w:p w14:paraId="2D2F5804" w14:textId="4CA128A7" w:rsidR="007727CC" w:rsidRDefault="007727CC" w:rsidP="00551D54">
      <w:pPr>
        <w:rPr>
          <w:rFonts w:ascii="Times New Roman" w:hAnsi="Times New Roman" w:cs="Times New Roman"/>
          <w:b/>
          <w:bCs/>
          <w:i/>
          <w:iCs/>
        </w:rPr>
      </w:pPr>
    </w:p>
    <w:p w14:paraId="03C0D2F7" w14:textId="5DA173BF" w:rsidR="007727CC" w:rsidRDefault="007727CC" w:rsidP="00551D54">
      <w:pPr>
        <w:rPr>
          <w:rFonts w:ascii="Times New Roman" w:hAnsi="Times New Roman" w:cs="Times New Roman"/>
          <w:b/>
          <w:bCs/>
          <w:i/>
          <w:iCs/>
        </w:rPr>
      </w:pPr>
    </w:p>
    <w:p w14:paraId="59C2B428" w14:textId="15E24181" w:rsidR="007727CC" w:rsidRDefault="007727CC" w:rsidP="00551D54">
      <w:pPr>
        <w:rPr>
          <w:rFonts w:ascii="Times New Roman" w:hAnsi="Times New Roman" w:cs="Times New Roman"/>
          <w:b/>
          <w:bCs/>
          <w:i/>
          <w:iCs/>
        </w:rPr>
      </w:pPr>
    </w:p>
    <w:p w14:paraId="43002C16" w14:textId="23F7A08C" w:rsidR="007727CC" w:rsidRDefault="007727CC" w:rsidP="00551D54">
      <w:pPr>
        <w:rPr>
          <w:rFonts w:ascii="Times New Roman" w:hAnsi="Times New Roman" w:cs="Times New Roman"/>
          <w:b/>
          <w:bCs/>
          <w:i/>
          <w:iCs/>
        </w:rPr>
      </w:pPr>
    </w:p>
    <w:p w14:paraId="66C1C78E" w14:textId="77777777" w:rsidR="007727CC" w:rsidRDefault="007727CC" w:rsidP="00551D54">
      <w:pPr>
        <w:rPr>
          <w:rFonts w:ascii="Times New Roman" w:hAnsi="Times New Roman" w:cs="Times New Roman"/>
          <w:b/>
          <w:bCs/>
          <w:i/>
          <w:iCs/>
        </w:rPr>
      </w:pPr>
    </w:p>
    <w:p w14:paraId="4216F9A0" w14:textId="77777777" w:rsidR="007727CC" w:rsidRDefault="007727CC" w:rsidP="00551D54">
      <w:pPr>
        <w:rPr>
          <w:rFonts w:ascii="Times New Roman" w:hAnsi="Times New Roman" w:cs="Times New Roman"/>
          <w:b/>
          <w:bCs/>
          <w:i/>
          <w:iCs/>
        </w:rPr>
      </w:pPr>
    </w:p>
    <w:p w14:paraId="120D6306" w14:textId="77777777" w:rsidR="007727CC" w:rsidRDefault="007727CC" w:rsidP="00551D54">
      <w:pPr>
        <w:rPr>
          <w:rFonts w:ascii="Times New Roman" w:hAnsi="Times New Roman" w:cs="Times New Roman"/>
          <w:b/>
          <w:bCs/>
          <w:i/>
          <w:iCs/>
        </w:rPr>
      </w:pPr>
    </w:p>
    <w:p w14:paraId="5FD389C9" w14:textId="77777777" w:rsidR="007727CC" w:rsidRDefault="007727CC" w:rsidP="00551D54">
      <w:pPr>
        <w:rPr>
          <w:rFonts w:ascii="Times New Roman" w:hAnsi="Times New Roman" w:cs="Times New Roman"/>
          <w:b/>
          <w:bCs/>
          <w:i/>
          <w:iCs/>
        </w:rPr>
      </w:pPr>
    </w:p>
    <w:p w14:paraId="468E15AD" w14:textId="77777777" w:rsidR="007727CC" w:rsidRDefault="007727CC" w:rsidP="00551D54">
      <w:pPr>
        <w:rPr>
          <w:rFonts w:ascii="Times New Roman" w:hAnsi="Times New Roman" w:cs="Times New Roman"/>
          <w:b/>
          <w:bCs/>
          <w:i/>
          <w:iCs/>
        </w:rPr>
      </w:pPr>
    </w:p>
    <w:p w14:paraId="5E7C09EB" w14:textId="12E4EC0A" w:rsidR="0049174D" w:rsidRDefault="00D10EF1" w:rsidP="00551D54">
      <w:pPr>
        <w:rPr>
          <w:rFonts w:ascii="Times New Roman" w:hAnsi="Times New Roman" w:cs="Times New Roman"/>
          <w:i/>
          <w:iCs/>
        </w:rPr>
      </w:pPr>
      <w:r w:rsidRPr="00D57F4C">
        <w:rPr>
          <w:rFonts w:ascii="Times New Roman" w:hAnsi="Times New Roman" w:cs="Times New Roman"/>
          <w:b/>
          <w:bCs/>
          <w:i/>
          <w:iCs/>
        </w:rPr>
        <w:t xml:space="preserve">Figure </w:t>
      </w:r>
      <w:r w:rsidR="001C1F37">
        <w:rPr>
          <w:rFonts w:ascii="Times New Roman" w:hAnsi="Times New Roman" w:cs="Times New Roman"/>
          <w:b/>
          <w:bCs/>
          <w:i/>
          <w:iCs/>
        </w:rPr>
        <w:t>5</w:t>
      </w:r>
      <w:r w:rsidRPr="00D57F4C">
        <w:rPr>
          <w:rFonts w:ascii="Times New Roman" w:hAnsi="Times New Roman" w:cs="Times New Roman"/>
          <w:b/>
          <w:bCs/>
          <w:i/>
          <w:iCs/>
        </w:rPr>
        <w:t xml:space="preserve">. </w:t>
      </w:r>
      <w:r w:rsidR="002B0627">
        <w:rPr>
          <w:rFonts w:ascii="Times New Roman" w:hAnsi="Times New Roman" w:cs="Times New Roman"/>
          <w:i/>
          <w:iCs/>
        </w:rPr>
        <w:t>Associated</w:t>
      </w:r>
      <w:r>
        <w:rPr>
          <w:rFonts w:ascii="Times New Roman" w:hAnsi="Times New Roman" w:cs="Times New Roman"/>
          <w:i/>
          <w:iCs/>
        </w:rPr>
        <w:t xml:space="preserve">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sidR="008F40D9">
        <w:rPr>
          <w:rFonts w:ascii="Times New Roman" w:hAnsi="Times New Roman" w:cs="Times New Roman"/>
          <w:i/>
          <w:iCs/>
        </w:rPr>
        <w:t xml:space="preserve">in </w:t>
      </w:r>
      <w:r w:rsidR="00B47F84">
        <w:rPr>
          <w:rFonts w:ascii="Times New Roman" w:hAnsi="Times New Roman" w:cs="Times New Roman"/>
          <w:i/>
          <w:iCs/>
        </w:rPr>
        <w:t xml:space="preserve">city-level </w:t>
      </w:r>
      <w:r w:rsidRPr="00D57F4C">
        <w:rPr>
          <w:rFonts w:ascii="Times New Roman" w:hAnsi="Times New Roman" w:cs="Times New Roman"/>
          <w:i/>
          <w:iCs/>
        </w:rPr>
        <w:t xml:space="preserve">mortality </w:t>
      </w:r>
      <w:r>
        <w:rPr>
          <w:rFonts w:ascii="Times New Roman" w:hAnsi="Times New Roman" w:cs="Times New Roman"/>
          <w:i/>
          <w:iCs/>
        </w:rPr>
        <w:t>per 100,000 population</w:t>
      </w:r>
      <w:r w:rsidR="002B0627" w:rsidRPr="002B0627">
        <w:rPr>
          <w:rFonts w:ascii="Times New Roman" w:hAnsi="Times New Roman" w:cs="Times New Roman"/>
          <w:i/>
          <w:iCs/>
        </w:rPr>
        <w:t xml:space="preserve"> </w:t>
      </w:r>
      <w:r w:rsidR="002B0627">
        <w:rPr>
          <w:rFonts w:ascii="Times New Roman" w:hAnsi="Times New Roman" w:cs="Times New Roman"/>
          <w:i/>
          <w:iCs/>
        </w:rPr>
        <w:t xml:space="preserve">from changes in </w:t>
      </w:r>
      <w:r w:rsidR="00236756">
        <w:rPr>
          <w:rFonts w:ascii="Times New Roman" w:hAnsi="Times New Roman" w:cs="Times New Roman"/>
          <w:i/>
          <w:iCs/>
        </w:rPr>
        <w:t xml:space="preserve">average </w:t>
      </w:r>
      <w:r w:rsidR="002B0627">
        <w:rPr>
          <w:rFonts w:ascii="Times New Roman" w:hAnsi="Times New Roman" w:cs="Times New Roman"/>
          <w:i/>
          <w:iCs/>
        </w:rPr>
        <w:t>population-weighted peak season N</w:t>
      </w:r>
      <w:r w:rsidR="00236756">
        <w:rPr>
          <w:rFonts w:ascii="Times New Roman" w:hAnsi="Times New Roman" w:cs="Times New Roman"/>
          <w:i/>
          <w:iCs/>
        </w:rPr>
        <w:t xml:space="preserve">ormalized </w:t>
      </w:r>
      <w:r w:rsidR="002B0627">
        <w:rPr>
          <w:rFonts w:ascii="Times New Roman" w:hAnsi="Times New Roman" w:cs="Times New Roman"/>
          <w:i/>
          <w:iCs/>
        </w:rPr>
        <w:t>D</w:t>
      </w:r>
      <w:r w:rsidR="00236756">
        <w:rPr>
          <w:rFonts w:ascii="Times New Roman" w:hAnsi="Times New Roman" w:cs="Times New Roman"/>
          <w:i/>
          <w:iCs/>
        </w:rPr>
        <w:t xml:space="preserve">ifference </w:t>
      </w:r>
      <w:r w:rsidR="002B0627">
        <w:rPr>
          <w:rFonts w:ascii="Times New Roman" w:hAnsi="Times New Roman" w:cs="Times New Roman"/>
          <w:i/>
          <w:iCs/>
        </w:rPr>
        <w:t>V</w:t>
      </w:r>
      <w:r w:rsidR="00236756">
        <w:rPr>
          <w:rFonts w:ascii="Times New Roman" w:hAnsi="Times New Roman" w:cs="Times New Roman"/>
          <w:i/>
          <w:iCs/>
        </w:rPr>
        <w:t xml:space="preserve">egetation </w:t>
      </w:r>
      <w:r w:rsidR="002B0627">
        <w:rPr>
          <w:rFonts w:ascii="Times New Roman" w:hAnsi="Times New Roman" w:cs="Times New Roman"/>
          <w:i/>
          <w:iCs/>
        </w:rPr>
        <w:t>I</w:t>
      </w:r>
      <w:r w:rsidR="00236756">
        <w:rPr>
          <w:rFonts w:ascii="Times New Roman" w:hAnsi="Times New Roman" w:cs="Times New Roman"/>
          <w:i/>
          <w:iCs/>
        </w:rPr>
        <w:t>ndex</w:t>
      </w:r>
      <w:r w:rsidR="009164DD">
        <w:rPr>
          <w:rFonts w:ascii="Times New Roman" w:hAnsi="Times New Roman" w:cs="Times New Roman"/>
          <w:i/>
          <w:iCs/>
        </w:rPr>
        <w:t xml:space="preserve"> (NDVI) </w:t>
      </w:r>
      <w:r w:rsidR="002B0627">
        <w:rPr>
          <w:rFonts w:ascii="Times New Roman" w:hAnsi="Times New Roman" w:cs="Times New Roman"/>
          <w:i/>
          <w:iCs/>
        </w:rPr>
        <w:t xml:space="preserve">from 2014-2018 to 2019-2023 </w:t>
      </w:r>
      <w:r>
        <w:rPr>
          <w:rFonts w:ascii="Times New Roman" w:hAnsi="Times New Roman" w:cs="Times New Roman"/>
          <w:i/>
          <w:iCs/>
        </w:rPr>
        <w:t>to the 2020 population</w:t>
      </w:r>
      <w:r w:rsidR="00236756">
        <w:rPr>
          <w:rFonts w:ascii="Times New Roman" w:hAnsi="Times New Roman" w:cs="Times New Roman"/>
          <w:i/>
          <w:iCs/>
        </w:rPr>
        <w:t>,</w:t>
      </w:r>
      <w:r>
        <w:rPr>
          <w:rFonts w:ascii="Times New Roman" w:hAnsi="Times New Roman" w:cs="Times New Roman"/>
          <w:i/>
          <w:iCs/>
        </w:rPr>
        <w:t xml:space="preserve"> </w:t>
      </w:r>
      <w:r w:rsidR="002B0627">
        <w:rPr>
          <w:rFonts w:ascii="Times New Roman" w:hAnsi="Times New Roman" w:cs="Times New Roman"/>
          <w:i/>
          <w:iCs/>
        </w:rPr>
        <w:t xml:space="preserve">by geographical region (panel A) and climate classification </w:t>
      </w:r>
      <w:r>
        <w:rPr>
          <w:rFonts w:ascii="Times New Roman" w:hAnsi="Times New Roman" w:cs="Times New Roman"/>
          <w:i/>
          <w:iCs/>
        </w:rPr>
        <w:t>(panel B)</w:t>
      </w:r>
      <w:r w:rsidR="002B0627">
        <w:rPr>
          <w:rFonts w:ascii="Times New Roman" w:hAnsi="Times New Roman" w:cs="Times New Roman"/>
          <w:i/>
          <w:iCs/>
        </w:rPr>
        <w:t xml:space="preserve">. </w:t>
      </w:r>
      <w:r>
        <w:rPr>
          <w:rFonts w:ascii="Times New Roman" w:hAnsi="Times New Roman" w:cs="Times New Roman"/>
          <w:i/>
          <w:iCs/>
        </w:rPr>
        <w:t>One city classified as</w:t>
      </w:r>
      <w:r w:rsidR="001463C7">
        <w:rPr>
          <w:rFonts w:ascii="Times New Roman" w:hAnsi="Times New Roman" w:cs="Times New Roman"/>
          <w:i/>
          <w:iCs/>
        </w:rPr>
        <w:t xml:space="preserve"> </w:t>
      </w:r>
      <w:r>
        <w:rPr>
          <w:rFonts w:ascii="Times New Roman" w:hAnsi="Times New Roman" w:cs="Times New Roman"/>
          <w:i/>
          <w:iCs/>
        </w:rPr>
        <w:t xml:space="preserve">“Polar” was dropped from </w:t>
      </w:r>
      <w:r w:rsidR="002B0627">
        <w:rPr>
          <w:rFonts w:ascii="Times New Roman" w:hAnsi="Times New Roman" w:cs="Times New Roman"/>
          <w:i/>
          <w:iCs/>
        </w:rPr>
        <w:t xml:space="preserve">panel B </w:t>
      </w:r>
      <w:r>
        <w:rPr>
          <w:rFonts w:ascii="Times New Roman" w:hAnsi="Times New Roman" w:cs="Times New Roman"/>
          <w:i/>
          <w:iCs/>
        </w:rPr>
        <w:t xml:space="preserve">(El Alto, Bolivia, </w:t>
      </w:r>
      <w:r w:rsidR="00FD0BDA">
        <w:rPr>
          <w:rFonts w:ascii="Times New Roman" w:hAnsi="Times New Roman" w:cs="Times New Roman"/>
          <w:i/>
          <w:iCs/>
        </w:rPr>
        <w:t>4.78</w:t>
      </w:r>
      <w:r>
        <w:rPr>
          <w:rFonts w:ascii="Times New Roman" w:hAnsi="Times New Roman" w:cs="Times New Roman"/>
          <w:i/>
          <w:iCs/>
        </w:rPr>
        <w:t xml:space="preserve"> </w:t>
      </w:r>
      <w:r w:rsidR="002509BF">
        <w:rPr>
          <w:rFonts w:ascii="Times New Roman" w:hAnsi="Times New Roman" w:cs="Times New Roman"/>
          <w:i/>
          <w:iCs/>
        </w:rPr>
        <w:t xml:space="preserve">more </w:t>
      </w:r>
      <w:r>
        <w:rPr>
          <w:rFonts w:ascii="Times New Roman" w:hAnsi="Times New Roman" w:cs="Times New Roman"/>
          <w:i/>
          <w:iCs/>
        </w:rPr>
        <w:t>deaths per 100,000 population).</w:t>
      </w:r>
    </w:p>
    <w:p w14:paraId="6333B3E1" w14:textId="77777777" w:rsidR="002B0627" w:rsidRPr="0049174D" w:rsidRDefault="002B0627"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7F0F4C41" w14:textId="77777777" w:rsidR="003057CF" w:rsidRDefault="003057CF" w:rsidP="00551D54">
      <w:pPr>
        <w:rPr>
          <w:rFonts w:ascii="Times New Roman" w:hAnsi="Times New Roman" w:cs="Times New Roman"/>
        </w:rPr>
      </w:pPr>
    </w:p>
    <w:p w14:paraId="3A13A9A1" w14:textId="78006D54" w:rsidR="00E72C97" w:rsidRDefault="009164DD" w:rsidP="00551D54">
      <w:pPr>
        <w:rPr>
          <w:rFonts w:ascii="Times New Roman" w:hAnsi="Times New Roman" w:cs="Times New Roman"/>
        </w:rPr>
      </w:pPr>
      <w:r>
        <w:rPr>
          <w:rFonts w:ascii="Times New Roman" w:hAnsi="Times New Roman" w:cs="Times New Roman"/>
        </w:rPr>
        <w:t>U</w:t>
      </w:r>
      <w:r w:rsidR="00455EE4">
        <w:rPr>
          <w:rFonts w:ascii="Times New Roman" w:hAnsi="Times New Roman" w:cs="Times New Roman"/>
        </w:rPr>
        <w:t>rban</w:t>
      </w:r>
      <w:r w:rsidR="00613582">
        <w:rPr>
          <w:rFonts w:ascii="Times New Roman" w:hAnsi="Times New Roman" w:cs="Times New Roman"/>
        </w:rPr>
        <w:t xml:space="preserve"> greenspace varies greatly </w:t>
      </w:r>
      <w:r w:rsidR="00C42F55">
        <w:rPr>
          <w:rFonts w:ascii="Times New Roman" w:hAnsi="Times New Roman" w:cs="Times New Roman"/>
        </w:rPr>
        <w:t>(</w:t>
      </w:r>
      <w:r>
        <w:rPr>
          <w:rFonts w:ascii="Times New Roman" w:hAnsi="Times New Roman" w:cs="Times New Roman"/>
        </w:rPr>
        <w:t xml:space="preserve">NDVI </w:t>
      </w:r>
      <w:r w:rsidR="00C42F55">
        <w:rPr>
          <w:rFonts w:ascii="Times New Roman" w:hAnsi="Times New Roman" w:cs="Times New Roman"/>
        </w:rPr>
        <w:t>mean: 0.270, range: 0.072, 0.580)</w:t>
      </w:r>
      <w:r w:rsidR="00BC60B4">
        <w:rPr>
          <w:rFonts w:ascii="Times New Roman" w:hAnsi="Times New Roman" w:cs="Times New Roman"/>
        </w:rPr>
        <w:t xml:space="preserve"> across the 1,041 cities studied</w:t>
      </w:r>
      <w:r w:rsidR="00C42F55">
        <w:rPr>
          <w:rFonts w:ascii="Times New Roman" w:hAnsi="Times New Roman" w:cs="Times New Roman"/>
        </w:rPr>
        <w:t xml:space="preserve"> </w:t>
      </w:r>
      <w:r w:rsidR="00613582">
        <w:rPr>
          <w:rFonts w:ascii="Times New Roman" w:hAnsi="Times New Roman" w:cs="Times New Roman"/>
        </w:rPr>
        <w:t>and is related to region and climate classification.</w:t>
      </w:r>
      <w:r w:rsidR="00507D1B">
        <w:rPr>
          <w:rFonts w:ascii="Times New Roman" w:hAnsi="Times New Roman" w:cs="Times New Roman"/>
        </w:rPr>
        <w:t xml:space="preserve"> </w:t>
      </w:r>
      <w:r w:rsidR="00613582">
        <w:rPr>
          <w:rFonts w:ascii="Times New Roman" w:hAnsi="Times New Roman" w:cs="Times New Roman"/>
        </w:rPr>
        <w:t xml:space="preserve">Overall, </w:t>
      </w:r>
      <w:r w:rsidR="00EE0D06">
        <w:rPr>
          <w:rFonts w:ascii="Times New Roman" w:hAnsi="Times New Roman" w:cs="Times New Roman"/>
        </w:rPr>
        <w:t xml:space="preserve">urban greenspace has </w:t>
      </w:r>
      <w:r w:rsidR="00EE0D06">
        <w:rPr>
          <w:rFonts w:ascii="Times New Roman" w:hAnsi="Times New Roman" w:cs="Times New Roman"/>
        </w:rPr>
        <w:lastRenderedPageBreak/>
        <w:t>remained stable from 2014-2018 to 2019-2023</w:t>
      </w:r>
      <w:r w:rsidR="00613582">
        <w:rPr>
          <w:rFonts w:ascii="Times New Roman" w:hAnsi="Times New Roman" w:cs="Times New Roman"/>
        </w:rPr>
        <w:t xml:space="preserve">. However, </w:t>
      </w:r>
      <w:r w:rsidR="00EE0D06">
        <w:rPr>
          <w:rFonts w:ascii="Times New Roman" w:hAnsi="Times New Roman" w:cs="Times New Roman"/>
        </w:rPr>
        <w:t>individual cities experienced over 20% changes</w:t>
      </w:r>
      <w:r>
        <w:rPr>
          <w:rFonts w:ascii="Times New Roman" w:hAnsi="Times New Roman" w:cs="Times New Roman"/>
        </w:rPr>
        <w:t xml:space="preserve"> in city average NDVI</w:t>
      </w:r>
      <w:r w:rsidR="00EE0D06">
        <w:rPr>
          <w:rFonts w:ascii="Times New Roman" w:hAnsi="Times New Roman" w:cs="Times New Roman"/>
        </w:rPr>
        <w:t xml:space="preserve"> in either direction</w:t>
      </w:r>
      <w:r w:rsidR="00613582">
        <w:rPr>
          <w:rFonts w:ascii="Times New Roman" w:hAnsi="Times New Roman" w:cs="Times New Roman"/>
        </w:rPr>
        <w:t xml:space="preserve">. </w:t>
      </w:r>
      <w:r w:rsidR="00E517CA">
        <w:rPr>
          <w:rFonts w:ascii="Times New Roman" w:hAnsi="Times New Roman" w:cs="Times New Roman"/>
        </w:rPr>
        <w:t xml:space="preserve">Regionally, </w:t>
      </w:r>
      <w:r>
        <w:rPr>
          <w:rFonts w:ascii="Times New Roman" w:hAnsi="Times New Roman" w:cs="Times New Roman"/>
        </w:rPr>
        <w:t xml:space="preserve">NDVI changed </w:t>
      </w:r>
      <w:r w:rsidR="00E517CA">
        <w:rPr>
          <w:rFonts w:ascii="Times New Roman" w:hAnsi="Times New Roman" w:cs="Times New Roman"/>
        </w:rPr>
        <w:t xml:space="preserve">over 5% in South-eastern Asia (-6.3%) and Eastern Asia (+6.2%), while cities classified as arid were the most stable. </w:t>
      </w:r>
      <w:r w:rsidR="004E7988">
        <w:rPr>
          <w:rFonts w:ascii="Times New Roman" w:hAnsi="Times New Roman" w:cs="Times New Roman"/>
        </w:rPr>
        <w:t>We estimate</w:t>
      </w:r>
      <w:r w:rsidR="00EE0D06">
        <w:rPr>
          <w:rFonts w:ascii="Times New Roman" w:hAnsi="Times New Roman" w:cs="Times New Roman"/>
        </w:rPr>
        <w:t>d</w:t>
      </w:r>
      <w:r w:rsidR="004E7988">
        <w:rPr>
          <w:rFonts w:ascii="Times New Roman" w:hAnsi="Times New Roman" w:cs="Times New Roman"/>
        </w:rPr>
        <w:t xml:space="preserve"> that </w:t>
      </w:r>
      <w:r>
        <w:rPr>
          <w:rFonts w:ascii="Times New Roman" w:hAnsi="Times New Roman" w:cs="Times New Roman"/>
        </w:rPr>
        <w:t xml:space="preserve">NDVI </w:t>
      </w:r>
      <w:r w:rsidR="004E7988">
        <w:rPr>
          <w:rFonts w:ascii="Times New Roman" w:hAnsi="Times New Roman" w:cs="Times New Roman"/>
        </w:rPr>
        <w:t xml:space="preserve">changes from 2014-2018 to 2019-2023 were associated with </w:t>
      </w:r>
      <w:r w:rsidR="0076188F">
        <w:rPr>
          <w:rFonts w:ascii="Times New Roman" w:hAnsi="Times New Roman" w:cs="Times New Roman"/>
        </w:rPr>
        <w:t xml:space="preserve">an average of </w:t>
      </w:r>
      <w:r w:rsidR="00E33108" w:rsidRPr="00BB6EFB">
        <w:rPr>
          <w:rFonts w:ascii="Times New Roman" w:hAnsi="Times New Roman" w:cs="Times New Roman"/>
        </w:rPr>
        <w:t xml:space="preserve">0.19 </w:t>
      </w:r>
      <w:r w:rsidR="00E33108">
        <w:rPr>
          <w:rFonts w:ascii="Times New Roman" w:hAnsi="Times New Roman" w:cs="Times New Roman"/>
        </w:rPr>
        <w:t xml:space="preserve">(95% CI: 0.15, 0.25) </w:t>
      </w:r>
      <w:r w:rsidR="004E7988">
        <w:rPr>
          <w:rFonts w:ascii="Times New Roman" w:hAnsi="Times New Roman" w:cs="Times New Roman"/>
        </w:rPr>
        <w:t>additional deaths per 100,000 across the 1,041 cities.</w:t>
      </w:r>
      <w:r w:rsidR="00EF3256">
        <w:rPr>
          <w:rFonts w:ascii="Times New Roman" w:hAnsi="Times New Roman" w:cs="Times New Roman"/>
        </w:rPr>
        <w:t xml:space="preserve"> </w:t>
      </w:r>
      <w:r w:rsidR="009E1007">
        <w:rPr>
          <w:rFonts w:ascii="Times New Roman" w:hAnsi="Times New Roman" w:cs="Times New Roman"/>
        </w:rPr>
        <w:t xml:space="preserve">While the </w:t>
      </w:r>
      <w:r w:rsidR="00EF3256">
        <w:rPr>
          <w:rFonts w:ascii="Times New Roman" w:hAnsi="Times New Roman" w:cs="Times New Roman"/>
        </w:rPr>
        <w:t>global estimate</w:t>
      </w:r>
      <w:r w:rsidR="009E1007">
        <w:rPr>
          <w:rFonts w:ascii="Times New Roman" w:hAnsi="Times New Roman" w:cs="Times New Roman"/>
        </w:rPr>
        <w:t xml:space="preserve"> showed almost no change</w:t>
      </w:r>
      <w:r w:rsidR="00EF3256">
        <w:rPr>
          <w:rFonts w:ascii="Times New Roman" w:hAnsi="Times New Roman" w:cs="Times New Roman"/>
        </w:rPr>
        <w:t>, mortality changes associated with urban greenspace</w:t>
      </w:r>
      <w:r>
        <w:rPr>
          <w:rFonts w:ascii="Times New Roman" w:hAnsi="Times New Roman" w:cs="Times New Roman"/>
        </w:rPr>
        <w:t xml:space="preserve"> ranged widely</w:t>
      </w:r>
      <w:r w:rsidR="00AB7DA9">
        <w:rPr>
          <w:rFonts w:ascii="Times New Roman" w:hAnsi="Times New Roman" w:cs="Times New Roman"/>
        </w:rPr>
        <w:t xml:space="preserve">, with </w:t>
      </w:r>
      <w:r w:rsidR="00B559F0">
        <w:rPr>
          <w:rFonts w:ascii="Times New Roman" w:hAnsi="Times New Roman" w:cs="Times New Roman"/>
        </w:rPr>
        <w:t xml:space="preserve">over 100-fold higher and lower death rates across </w:t>
      </w:r>
      <w:r w:rsidR="00AB7DA9">
        <w:rPr>
          <w:rFonts w:ascii="Times New Roman" w:hAnsi="Times New Roman" w:cs="Times New Roman"/>
        </w:rPr>
        <w:t xml:space="preserve">individual </w:t>
      </w:r>
      <w:r w:rsidR="00B559F0">
        <w:rPr>
          <w:rFonts w:ascii="Times New Roman" w:hAnsi="Times New Roman" w:cs="Times New Roman"/>
        </w:rPr>
        <w:t>cities</w:t>
      </w:r>
      <w:r w:rsidR="00AB7DA9">
        <w:rPr>
          <w:rFonts w:ascii="Times New Roman" w:hAnsi="Times New Roman" w:cs="Times New Roman"/>
        </w:rPr>
        <w:t>.</w:t>
      </w:r>
      <w:r w:rsidR="00D9092A">
        <w:rPr>
          <w:rFonts w:ascii="Times New Roman" w:hAnsi="Times New Roman" w:cs="Times New Roman"/>
        </w:rPr>
        <w:t xml:space="preserve"> </w:t>
      </w:r>
    </w:p>
    <w:p w14:paraId="366E8B3D" w14:textId="77777777" w:rsidR="00AF772E" w:rsidRDefault="00AF772E" w:rsidP="00551D54">
      <w:pPr>
        <w:rPr>
          <w:rFonts w:ascii="Times New Roman" w:hAnsi="Times New Roman" w:cs="Times New Roman"/>
        </w:rPr>
      </w:pPr>
    </w:p>
    <w:p w14:paraId="0A3C8A23" w14:textId="3CCB97AC" w:rsidR="00E445DA" w:rsidRDefault="008964A8" w:rsidP="00551D54">
      <w:pPr>
        <w:rPr>
          <w:rFonts w:ascii="Times New Roman" w:hAnsi="Times New Roman" w:cs="Times New Roman"/>
        </w:rPr>
      </w:pPr>
      <w:r>
        <w:rPr>
          <w:rFonts w:ascii="Times New Roman" w:hAnsi="Times New Roman" w:cs="Times New Roman"/>
        </w:rPr>
        <w:t xml:space="preserve">Our urban greenspace </w:t>
      </w:r>
      <w:r w:rsidR="00DD0A0D">
        <w:rPr>
          <w:rFonts w:ascii="Times New Roman" w:hAnsi="Times New Roman" w:cs="Times New Roman"/>
        </w:rPr>
        <w:t xml:space="preserve">estimates </w:t>
      </w:r>
      <w:r>
        <w:rPr>
          <w:rFonts w:ascii="Times New Roman" w:hAnsi="Times New Roman" w:cs="Times New Roman"/>
        </w:rPr>
        <w:t xml:space="preserve">align closely with previous work using </w:t>
      </w:r>
      <w:r w:rsidR="00E445DA">
        <w:rPr>
          <w:rFonts w:ascii="Times New Roman" w:hAnsi="Times New Roman" w:cs="Times New Roman"/>
        </w:rPr>
        <w:t xml:space="preserve">a </w:t>
      </w:r>
      <w:r>
        <w:rPr>
          <w:rFonts w:ascii="Times New Roman" w:hAnsi="Times New Roman" w:cs="Times New Roman"/>
        </w:rPr>
        <w:t>similar spatial scale</w:t>
      </w:r>
      <w:r w:rsidR="00AB68EB">
        <w:rPr>
          <w:rFonts w:ascii="Times New Roman" w:hAnsi="Times New Roman" w:cs="Times New Roman"/>
        </w:rPr>
        <w:t xml:space="preserve"> and inclusion criteria</w:t>
      </w:r>
      <w:r>
        <w:rPr>
          <w:rFonts w:ascii="Times New Roman" w:hAnsi="Times New Roman" w:cs="Times New Roman"/>
        </w:rPr>
        <w:t xml:space="preserve"> and are considerably lower than </w:t>
      </w:r>
      <w:r w:rsidR="00E445DA">
        <w:rPr>
          <w:rFonts w:ascii="Times New Roman" w:hAnsi="Times New Roman" w:cs="Times New Roman"/>
        </w:rPr>
        <w:t xml:space="preserve">a </w:t>
      </w:r>
      <w:r w:rsidR="00035998">
        <w:rPr>
          <w:rFonts w:ascii="Times New Roman" w:hAnsi="Times New Roman" w:cs="Times New Roman"/>
        </w:rPr>
        <w:t>stud</w:t>
      </w:r>
      <w:r w:rsidR="00E445DA">
        <w:rPr>
          <w:rFonts w:ascii="Times New Roman" w:hAnsi="Times New Roman" w:cs="Times New Roman"/>
        </w:rPr>
        <w:t>y</w:t>
      </w:r>
      <w:r>
        <w:rPr>
          <w:rFonts w:ascii="Times New Roman" w:hAnsi="Times New Roman" w:cs="Times New Roman"/>
        </w:rPr>
        <w:t xml:space="preserve"> using a coarser spatial resolution</w:t>
      </w:r>
      <w:r w:rsidR="00C25A2E">
        <w:rPr>
          <w:rFonts w:ascii="Times New Roman" w:hAnsi="Times New Roman" w:cs="Times New Roman"/>
        </w:rPr>
        <w:t xml:space="preserve"> and more inclusive urban definition</w:t>
      </w:r>
      <w:r w:rsidR="00E445DA">
        <w:rPr>
          <w:rFonts w:ascii="Times New Roman" w:hAnsi="Times New Roman" w:cs="Times New Roman"/>
        </w:rPr>
        <w:t>.</w:t>
      </w:r>
      <w:r w:rsidR="00D04E43">
        <w:rPr>
          <w:rFonts w:ascii="Times New Roman" w:hAnsi="Times New Roman" w:cs="Times New Roman"/>
        </w:rPr>
        <w:t xml:space="preserve"> </w:t>
      </w:r>
      <w:r w:rsidR="00E445DA">
        <w:rPr>
          <w:rFonts w:ascii="Times New Roman" w:hAnsi="Times New Roman" w:cs="Times New Roman"/>
        </w:rPr>
        <w:t xml:space="preserve">Brochu et al. quantified urban greenspace </w:t>
      </w:r>
      <w:r w:rsidR="002C0757">
        <w:rPr>
          <w:rFonts w:ascii="Times New Roman" w:hAnsi="Times New Roman" w:cs="Times New Roman"/>
        </w:rPr>
        <w:t xml:space="preserve">across the 35 most populous U.S. </w:t>
      </w:r>
      <w:r w:rsidR="00E445DA">
        <w:rPr>
          <w:rFonts w:ascii="Times New Roman" w:hAnsi="Times New Roman" w:cs="Times New Roman"/>
        </w:rPr>
        <w:t>cities using</w:t>
      </w:r>
      <w:r w:rsidR="00D04E43">
        <w:rPr>
          <w:rFonts w:ascii="Times New Roman" w:hAnsi="Times New Roman" w:cs="Times New Roman"/>
        </w:rPr>
        <w:t xml:space="preserve"> census tracts as </w:t>
      </w:r>
      <w:r w:rsidR="00B6780A">
        <w:rPr>
          <w:rFonts w:ascii="Times New Roman" w:hAnsi="Times New Roman" w:cs="Times New Roman"/>
        </w:rPr>
        <w:t>the</w:t>
      </w:r>
      <w:r w:rsidR="00D04E43">
        <w:rPr>
          <w:rFonts w:ascii="Times New Roman" w:hAnsi="Times New Roman" w:cs="Times New Roman"/>
        </w:rPr>
        <w:t xml:space="preserve"> unit of analysis</w:t>
      </w:r>
      <w:r w:rsidR="00E445DA">
        <w:rPr>
          <w:rFonts w:ascii="Times New Roman" w:hAnsi="Times New Roman" w:cs="Times New Roman"/>
        </w:rPr>
        <w:t xml:space="preserve">, </w:t>
      </w:r>
      <w:r w:rsidR="00D04E43">
        <w:rPr>
          <w:rFonts w:ascii="Times New Roman" w:hAnsi="Times New Roman" w:cs="Times New Roman"/>
        </w:rPr>
        <w:t xml:space="preserve">which are </w:t>
      </w:r>
      <w:r w:rsidR="00E313E4">
        <w:rPr>
          <w:rFonts w:ascii="Times New Roman" w:hAnsi="Times New Roman" w:cs="Times New Roman"/>
        </w:rPr>
        <w:t>generally</w:t>
      </w:r>
      <w:r w:rsidR="00D04E43">
        <w:rPr>
          <w:rFonts w:ascii="Times New Roman" w:hAnsi="Times New Roman" w:cs="Times New Roman"/>
        </w:rPr>
        <w:t xml:space="preserve"> spatially analogous to our 100m pixels</w:t>
      </w:r>
      <w:r w:rsidR="00E445DA">
        <w:rPr>
          <w:rFonts w:ascii="Times New Roman" w:hAnsi="Times New Roman" w:cs="Times New Roman"/>
        </w:rPr>
        <w:t xml:space="preserve"> in urban areas</w:t>
      </w:r>
      <w:r w:rsidR="00D04E43">
        <w:rPr>
          <w:rFonts w:ascii="Times New Roman" w:hAnsi="Times New Roman" w:cs="Times New Roman"/>
        </w:rPr>
        <w:t>.</w:t>
      </w:r>
      <w:r w:rsidR="00760E36">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rPr>
          <w:rFonts w:ascii="Times New Roman" w:hAnsi="Times New Roman" w:cs="Times New Roman"/>
        </w:rPr>
        <w:fldChar w:fldCharType="separate"/>
      </w:r>
      <w:r w:rsidR="00E34A08" w:rsidRPr="00E34A08">
        <w:rPr>
          <w:rFonts w:ascii="Times New Roman" w:hAnsi="Times New Roman" w:cs="Times New Roman"/>
          <w:vertAlign w:val="superscript"/>
        </w:rPr>
        <w:t>19</w:t>
      </w:r>
      <w:r w:rsidR="00760E36">
        <w:rPr>
          <w:rFonts w:ascii="Times New Roman" w:hAnsi="Times New Roman" w:cs="Times New Roman"/>
        </w:rPr>
        <w:fldChar w:fldCharType="end"/>
      </w:r>
      <w:r w:rsidR="00D04E43">
        <w:rPr>
          <w:rFonts w:ascii="Times New Roman" w:hAnsi="Times New Roman" w:cs="Times New Roman"/>
        </w:rPr>
        <w:t xml:space="preserve"> </w:t>
      </w:r>
      <w:r w:rsidR="00297C49">
        <w:rPr>
          <w:rFonts w:ascii="Times New Roman" w:hAnsi="Times New Roman" w:cs="Times New Roman"/>
        </w:rPr>
        <w:t xml:space="preserve">They </w:t>
      </w:r>
      <w:r w:rsidR="00D04E43">
        <w:rPr>
          <w:rFonts w:ascii="Times New Roman" w:hAnsi="Times New Roman" w:cs="Times New Roman"/>
        </w:rPr>
        <w:t>report</w:t>
      </w:r>
      <w:r w:rsidR="00792E78">
        <w:rPr>
          <w:rFonts w:ascii="Times New Roman" w:hAnsi="Times New Roman" w:cs="Times New Roman"/>
        </w:rPr>
        <w:t>ed</w:t>
      </w:r>
      <w:r w:rsidR="00AF772E">
        <w:rPr>
          <w:rFonts w:ascii="Times New Roman" w:hAnsi="Times New Roman" w:cs="Times New Roman"/>
        </w:rPr>
        <w:t xml:space="preserve"> a mean NDVI of 0.35</w:t>
      </w:r>
      <w:r w:rsidR="00297C49">
        <w:rPr>
          <w:rFonts w:ascii="Times New Roman" w:hAnsi="Times New Roman" w:cs="Times New Roman"/>
        </w:rPr>
        <w:t>-</w:t>
      </w:r>
      <w:r w:rsidR="00AF772E">
        <w:rPr>
          <w:rFonts w:ascii="Times New Roman" w:hAnsi="Times New Roman" w:cs="Times New Roman"/>
        </w:rPr>
        <w:t>0.40</w:t>
      </w:r>
      <w:r w:rsidR="00674844">
        <w:rPr>
          <w:rFonts w:ascii="Times New Roman" w:hAnsi="Times New Roman" w:cs="Times New Roman"/>
        </w:rPr>
        <w:t xml:space="preserve"> </w:t>
      </w:r>
      <w:r w:rsidR="005A7519">
        <w:rPr>
          <w:rFonts w:ascii="Times New Roman" w:hAnsi="Times New Roman" w:cs="Times New Roman"/>
        </w:rPr>
        <w:t>between 2000-2019</w:t>
      </w:r>
      <w:r w:rsidR="00297C49">
        <w:rPr>
          <w:rFonts w:ascii="Times New Roman" w:hAnsi="Times New Roman" w:cs="Times New Roman"/>
        </w:rPr>
        <w:t xml:space="preserve">, </w:t>
      </w:r>
      <w:r w:rsidR="00D04E43">
        <w:rPr>
          <w:rFonts w:ascii="Times New Roman" w:hAnsi="Times New Roman" w:cs="Times New Roman"/>
        </w:rPr>
        <w:t xml:space="preserve">which aligns </w:t>
      </w:r>
      <w:r w:rsidR="004E0C6E">
        <w:rPr>
          <w:rFonts w:ascii="Times New Roman" w:hAnsi="Times New Roman" w:cs="Times New Roman"/>
        </w:rPr>
        <w:t xml:space="preserve">well </w:t>
      </w:r>
      <w:r w:rsidR="00D04E43">
        <w:rPr>
          <w:rFonts w:ascii="Times New Roman" w:hAnsi="Times New Roman" w:cs="Times New Roman"/>
        </w:rPr>
        <w:t xml:space="preserve">with our population-weighted peak season NDVI estimates of 0.39 in 2014-2018 and 0.38 in 2019-2023 across all North American cities. </w:t>
      </w:r>
      <w:r w:rsidR="00E445DA">
        <w:rPr>
          <w:rFonts w:ascii="Times New Roman" w:hAnsi="Times New Roman" w:cs="Times New Roman"/>
        </w:rPr>
        <w:t xml:space="preserve">Barboza et al. </w:t>
      </w:r>
      <w:r w:rsidR="00AB68EB">
        <w:rPr>
          <w:rFonts w:ascii="Times New Roman" w:hAnsi="Times New Roman" w:cs="Times New Roman"/>
        </w:rPr>
        <w:t xml:space="preserve">estimated an average baseline NDVI of 0.52 (range: 0.11-0.72) across </w:t>
      </w:r>
      <w:r w:rsidR="00AB68EB">
        <w:rPr>
          <w:rFonts w:ascii="Times New Roman" w:hAnsi="Times New Roman" w:cs="Times New Roman"/>
          <w:color w:val="000000"/>
          <w:shd w:val="clear" w:color="auto" w:fill="FFFFFF"/>
        </w:rPr>
        <w:t xml:space="preserve">978 </w:t>
      </w:r>
      <w:r w:rsidR="00AB68EB">
        <w:rPr>
          <w:rFonts w:ascii="Times New Roman" w:hAnsi="Times New Roman" w:cs="Times New Roman"/>
        </w:rPr>
        <w:t>European cities</w:t>
      </w:r>
      <w:r w:rsidR="00E445DA">
        <w:rPr>
          <w:rFonts w:ascii="Times New Roman" w:hAnsi="Times New Roman" w:cs="Times New Roman"/>
        </w:rPr>
        <w:t>.</w:t>
      </w:r>
      <w:r w:rsidR="00E445D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18</w:t>
      </w:r>
      <w:r w:rsidR="00E445DA">
        <w:rPr>
          <w:rFonts w:ascii="Times New Roman" w:hAnsi="Times New Roman" w:cs="Times New Roman"/>
          <w:color w:val="000000"/>
          <w:shd w:val="clear" w:color="auto" w:fill="FFFFFF"/>
        </w:rPr>
        <w:fldChar w:fldCharType="end"/>
      </w:r>
      <w:r w:rsidR="00E445DA">
        <w:rPr>
          <w:rFonts w:ascii="Times New Roman" w:hAnsi="Times New Roman" w:cs="Times New Roman"/>
          <w:color w:val="000000"/>
          <w:shd w:val="clear" w:color="auto" w:fill="FFFFFF"/>
        </w:rPr>
        <w:t xml:space="preserve"> </w:t>
      </w:r>
      <w:r w:rsidR="00E445DA">
        <w:rPr>
          <w:rFonts w:ascii="Times New Roman" w:hAnsi="Times New Roman" w:cs="Times New Roman"/>
        </w:rPr>
        <w:t>Our baseline NDVI estimates were substantially lower, with a mean estimate of 0.</w:t>
      </w:r>
      <w:r w:rsidR="00BE0233">
        <w:rPr>
          <w:rFonts w:ascii="Times New Roman" w:hAnsi="Times New Roman" w:cs="Times New Roman"/>
        </w:rPr>
        <w:t>33</w:t>
      </w:r>
      <w:r w:rsidR="00E445DA">
        <w:rPr>
          <w:rFonts w:ascii="Times New Roman" w:hAnsi="Times New Roman" w:cs="Times New Roman"/>
        </w:rPr>
        <w:t xml:space="preserve"> (range: 0.13, 0.46) across European </w:t>
      </w:r>
      <w:r w:rsidR="00BE0233">
        <w:rPr>
          <w:rFonts w:ascii="Times New Roman" w:hAnsi="Times New Roman" w:cs="Times New Roman"/>
        </w:rPr>
        <w:t>cities</w:t>
      </w:r>
      <w:r w:rsidR="00E445DA">
        <w:rPr>
          <w:rFonts w:ascii="Times New Roman" w:hAnsi="Times New Roman" w:cs="Times New Roman"/>
        </w:rPr>
        <w:t xml:space="preserve">. </w:t>
      </w:r>
      <w:r w:rsidR="00AB68EB">
        <w:rPr>
          <w:rFonts w:ascii="Times New Roman" w:hAnsi="Times New Roman" w:cs="Times New Roman"/>
        </w:rPr>
        <w:t>Barboza et al.</w:t>
      </w:r>
      <w:r w:rsidR="00E445DA">
        <w:rPr>
          <w:rFonts w:ascii="Times New Roman" w:hAnsi="Times New Roman" w:cs="Times New Roman"/>
        </w:rPr>
        <w:t xml:space="preserve"> averaged NDVI using a 300m buffer around each </w:t>
      </w:r>
      <w:r w:rsidR="00AB68EB">
        <w:rPr>
          <w:rFonts w:ascii="Times New Roman" w:hAnsi="Times New Roman" w:cs="Times New Roman"/>
        </w:rPr>
        <w:t xml:space="preserve">250m </w:t>
      </w:r>
      <w:r w:rsidR="00E445DA">
        <w:rPr>
          <w:rFonts w:ascii="Times New Roman" w:hAnsi="Times New Roman" w:cs="Times New Roman"/>
        </w:rPr>
        <w:t>pixel</w:t>
      </w:r>
      <w:r w:rsidR="00AB68EB">
        <w:rPr>
          <w:rFonts w:ascii="Times New Roman" w:hAnsi="Times New Roman" w:cs="Times New Roman"/>
        </w:rPr>
        <w:t>, which could partially explain this discrepancy</w:t>
      </w:r>
      <w:r w:rsidR="00E445DA">
        <w:rPr>
          <w:rFonts w:ascii="Times New Roman" w:hAnsi="Times New Roman" w:cs="Times New Roman"/>
        </w:rPr>
        <w:t>. In previous Lancet Countdown reports, NDVI was averaged to the 1km resolution, which produced</w:t>
      </w:r>
      <w:r w:rsidR="00AB68EB">
        <w:rPr>
          <w:rFonts w:ascii="Times New Roman" w:hAnsi="Times New Roman" w:cs="Times New Roman"/>
        </w:rPr>
        <w:t xml:space="preserve"> </w:t>
      </w:r>
      <w:r w:rsidR="00E445DA">
        <w:rPr>
          <w:rFonts w:ascii="Times New Roman" w:hAnsi="Times New Roman" w:cs="Times New Roman"/>
        </w:rPr>
        <w:t>higher estimates of NDVI, with a</w:t>
      </w:r>
      <w:r w:rsidR="00AB68EB">
        <w:rPr>
          <w:rFonts w:ascii="Times New Roman" w:hAnsi="Times New Roman" w:cs="Times New Roman"/>
        </w:rPr>
        <w:t xml:space="preserve"> WHO European </w:t>
      </w:r>
      <w:r w:rsidR="00F35A3A">
        <w:rPr>
          <w:rFonts w:ascii="Times New Roman" w:hAnsi="Times New Roman" w:cs="Times New Roman"/>
        </w:rPr>
        <w:t xml:space="preserve">region </w:t>
      </w:r>
      <w:r w:rsidR="00E445DA">
        <w:rPr>
          <w:rFonts w:ascii="Times New Roman" w:hAnsi="Times New Roman" w:cs="Times New Roman"/>
        </w:rPr>
        <w:t>average of 0.3</w:t>
      </w:r>
      <w:r w:rsidR="00AB68EB">
        <w:rPr>
          <w:rFonts w:ascii="Times New Roman" w:hAnsi="Times New Roman" w:cs="Times New Roman"/>
        </w:rPr>
        <w:t>7</w:t>
      </w:r>
      <w:r w:rsidR="00E445DA">
        <w:rPr>
          <w:rFonts w:ascii="Times New Roman" w:hAnsi="Times New Roman" w:cs="Times New Roman"/>
        </w:rPr>
        <w:t>.</w:t>
      </w:r>
      <w:r w:rsidR="00E445DA">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rPr>
          <w:rFonts w:ascii="Times New Roman" w:hAnsi="Times New Roman" w:cs="Times New Roman"/>
        </w:rPr>
        <w:fldChar w:fldCharType="separate"/>
      </w:r>
      <w:r w:rsidR="00E34A08" w:rsidRPr="00E34A08">
        <w:rPr>
          <w:rFonts w:ascii="Times New Roman" w:hAnsi="Times New Roman" w:cs="Times New Roman"/>
          <w:vertAlign w:val="superscript"/>
        </w:rPr>
        <w:t>20</w:t>
      </w:r>
      <w:r w:rsidR="00E445DA">
        <w:rPr>
          <w:rFonts w:ascii="Times New Roman" w:hAnsi="Times New Roman" w:cs="Times New Roman"/>
        </w:rPr>
        <w:fldChar w:fldCharType="end"/>
      </w:r>
      <w:r w:rsidR="00E445DA">
        <w:rPr>
          <w:rFonts w:ascii="Times New Roman" w:hAnsi="Times New Roman" w:cs="Times New Roman"/>
        </w:rPr>
        <w:t xml:space="preserve"> Coarser resolution data </w:t>
      </w:r>
      <w:r w:rsidR="00AE0D66">
        <w:rPr>
          <w:rFonts w:ascii="Times New Roman" w:hAnsi="Times New Roman" w:cs="Times New Roman"/>
        </w:rPr>
        <w:t>may</w:t>
      </w:r>
      <w:r w:rsidR="00E445DA">
        <w:rPr>
          <w:rFonts w:ascii="Times New Roman" w:hAnsi="Times New Roman" w:cs="Times New Roman"/>
        </w:rPr>
        <w:t xml:space="preserve"> increase the </w:t>
      </w:r>
      <w:r w:rsidR="00AB68EB">
        <w:rPr>
          <w:rFonts w:ascii="Times New Roman" w:hAnsi="Times New Roman" w:cs="Times New Roman"/>
        </w:rPr>
        <w:t xml:space="preserve">NDVI </w:t>
      </w:r>
      <w:r w:rsidR="00E445DA">
        <w:rPr>
          <w:rFonts w:ascii="Times New Roman" w:hAnsi="Times New Roman" w:cs="Times New Roman"/>
        </w:rPr>
        <w:t xml:space="preserve">estimate </w:t>
      </w:r>
      <w:r w:rsidR="00AB68EB">
        <w:rPr>
          <w:rFonts w:ascii="Times New Roman" w:hAnsi="Times New Roman" w:cs="Times New Roman"/>
        </w:rPr>
        <w:t>in</w:t>
      </w:r>
      <w:r w:rsidR="00E445DA">
        <w:rPr>
          <w:rFonts w:ascii="Times New Roman" w:hAnsi="Times New Roman" w:cs="Times New Roman"/>
        </w:rPr>
        <w:t xml:space="preserve"> dense urban centers, by averaging </w:t>
      </w:r>
      <w:r w:rsidR="00AB68EB">
        <w:rPr>
          <w:rFonts w:ascii="Times New Roman" w:hAnsi="Times New Roman" w:cs="Times New Roman"/>
        </w:rPr>
        <w:t xml:space="preserve">values from </w:t>
      </w:r>
      <w:r w:rsidR="00E445DA">
        <w:rPr>
          <w:rFonts w:ascii="Times New Roman" w:hAnsi="Times New Roman" w:cs="Times New Roman"/>
        </w:rPr>
        <w:t>greener areas outside the city center.</w:t>
      </w:r>
      <w:r w:rsidR="00AB68EB">
        <w:rPr>
          <w:rFonts w:ascii="Times New Roman" w:hAnsi="Times New Roman" w:cs="Times New Roman"/>
        </w:rPr>
        <w:t xml:space="preserve"> Furthermore, </w:t>
      </w:r>
      <w:r w:rsidR="00A554FB">
        <w:rPr>
          <w:rFonts w:ascii="Times New Roman" w:hAnsi="Times New Roman" w:cs="Times New Roman"/>
        </w:rPr>
        <w:t xml:space="preserve">we limited </w:t>
      </w:r>
      <w:r w:rsidR="00AB68EB">
        <w:rPr>
          <w:rFonts w:ascii="Times New Roman" w:hAnsi="Times New Roman" w:cs="Times New Roman"/>
        </w:rPr>
        <w:t>th</w:t>
      </w:r>
      <w:r w:rsidR="00A554FB">
        <w:rPr>
          <w:rFonts w:ascii="Times New Roman" w:hAnsi="Times New Roman" w:cs="Times New Roman"/>
        </w:rPr>
        <w:t>e</w:t>
      </w:r>
      <w:r w:rsidR="00AB68EB">
        <w:rPr>
          <w:rFonts w:ascii="Times New Roman" w:hAnsi="Times New Roman" w:cs="Times New Roman"/>
        </w:rPr>
        <w:t xml:space="preserve"> analysis to</w:t>
      </w:r>
      <w:r w:rsidR="00A554FB">
        <w:rPr>
          <w:rFonts w:ascii="Times New Roman" w:hAnsi="Times New Roman" w:cs="Times New Roman"/>
        </w:rPr>
        <w:t xml:space="preserve"> cities with over 500,000 inhabitants, while the Barboza </w:t>
      </w:r>
      <w:r w:rsidR="0059464E">
        <w:rPr>
          <w:rFonts w:ascii="Times New Roman" w:hAnsi="Times New Roman" w:cs="Times New Roman"/>
        </w:rPr>
        <w:t xml:space="preserve">et al. </w:t>
      </w:r>
      <w:r w:rsidR="00A554FB">
        <w:rPr>
          <w:rFonts w:ascii="Times New Roman" w:hAnsi="Times New Roman" w:cs="Times New Roman"/>
        </w:rPr>
        <w:t xml:space="preserve">study </w:t>
      </w:r>
      <w:r w:rsidR="004F5056">
        <w:rPr>
          <w:rFonts w:ascii="Times New Roman" w:hAnsi="Times New Roman" w:cs="Times New Roman"/>
        </w:rPr>
        <w:t>used the</w:t>
      </w:r>
      <w:r w:rsidR="00A554FB">
        <w:rPr>
          <w:rFonts w:ascii="Times New Roman" w:hAnsi="Times New Roman" w:cs="Times New Roman"/>
        </w:rPr>
        <w:t xml:space="preserve"> Organization for Economic Cooperation and Development</w:t>
      </w:r>
      <w:r w:rsidR="004F5056">
        <w:rPr>
          <w:rFonts w:ascii="Times New Roman" w:hAnsi="Times New Roman" w:cs="Times New Roman"/>
        </w:rPr>
        <w:t xml:space="preserve"> city definition</w:t>
      </w:r>
      <w:r w:rsidR="00A554FB">
        <w:rPr>
          <w:rFonts w:ascii="Times New Roman" w:hAnsi="Times New Roman" w:cs="Times New Roman"/>
        </w:rPr>
        <w:t>, which includes urban areas with as few as 50,000 residents.</w:t>
      </w:r>
      <w:r w:rsidR="005D6065">
        <w:rPr>
          <w:rFonts w:ascii="Times New Roman" w:hAnsi="Times New Roman" w:cs="Times New Roman"/>
        </w:rPr>
        <w:t xml:space="preserve"> Smaller cities may be </w:t>
      </w:r>
      <w:r w:rsidR="00711CF3">
        <w:rPr>
          <w:rFonts w:ascii="Times New Roman" w:hAnsi="Times New Roman" w:cs="Times New Roman"/>
        </w:rPr>
        <w:t>greener</w:t>
      </w:r>
      <w:r w:rsidR="005D6065">
        <w:rPr>
          <w:rFonts w:ascii="Times New Roman" w:hAnsi="Times New Roman" w:cs="Times New Roman"/>
        </w:rPr>
        <w:t xml:space="preserve"> due to the need for less infrastructure.</w:t>
      </w:r>
    </w:p>
    <w:p w14:paraId="05F876B8" w14:textId="77777777" w:rsidR="00E445DA" w:rsidRDefault="00E445DA" w:rsidP="00551D54">
      <w:pPr>
        <w:rPr>
          <w:rFonts w:ascii="Times New Roman" w:hAnsi="Times New Roman" w:cs="Times New Roman"/>
        </w:rPr>
      </w:pPr>
    </w:p>
    <w:p w14:paraId="078D64BE" w14:textId="0C475FA4" w:rsidR="009F0F64" w:rsidRDefault="00E445DA" w:rsidP="00551D54">
      <w:pPr>
        <w:rPr>
          <w:rFonts w:ascii="Times New Roman" w:hAnsi="Times New Roman" w:cs="Times New Roman"/>
        </w:rPr>
      </w:pPr>
      <w:r>
        <w:rPr>
          <w:rFonts w:ascii="Times New Roman" w:hAnsi="Times New Roman" w:cs="Times New Roman"/>
        </w:rPr>
        <w:t xml:space="preserve">Our health impact estimates differ from past work, as we compare </w:t>
      </w:r>
      <w:r w:rsidR="00E63B04">
        <w:rPr>
          <w:rFonts w:ascii="Times New Roman" w:hAnsi="Times New Roman" w:cs="Times New Roman"/>
        </w:rPr>
        <w:t xml:space="preserve">historical changes </w:t>
      </w:r>
      <w:r>
        <w:rPr>
          <w:rFonts w:ascii="Times New Roman" w:hAnsi="Times New Roman" w:cs="Times New Roman"/>
        </w:rPr>
        <w:t>(both negative and positive)</w:t>
      </w:r>
      <w:r w:rsidR="00103044">
        <w:rPr>
          <w:rFonts w:ascii="Times New Roman" w:hAnsi="Times New Roman" w:cs="Times New Roman"/>
        </w:rPr>
        <w:t>,</w:t>
      </w:r>
      <w:r>
        <w:rPr>
          <w:rFonts w:ascii="Times New Roman" w:hAnsi="Times New Roman" w:cs="Times New Roman"/>
        </w:rPr>
        <w:t xml:space="preserve"> whereas previous studies have looked at the impact of</w:t>
      </w:r>
      <w:r w:rsidR="00846322">
        <w:rPr>
          <w:rFonts w:ascii="Times New Roman" w:hAnsi="Times New Roman" w:cs="Times New Roman"/>
        </w:rPr>
        <w:t xml:space="preserve"> hypothetical</w:t>
      </w:r>
      <w:r>
        <w:rPr>
          <w:rFonts w:ascii="Times New Roman" w:hAnsi="Times New Roman" w:cs="Times New Roman"/>
        </w:rPr>
        <w:t xml:space="preserve"> addi</w:t>
      </w:r>
      <w:r w:rsidR="00846322">
        <w:rPr>
          <w:rFonts w:ascii="Times New Roman" w:hAnsi="Times New Roman" w:cs="Times New Roman"/>
        </w:rPr>
        <w:t>tions in</w:t>
      </w:r>
      <w:r>
        <w:rPr>
          <w:rFonts w:ascii="Times New Roman" w:hAnsi="Times New Roman" w:cs="Times New Roman"/>
        </w:rPr>
        <w:t xml:space="preserve"> greenspace.</w:t>
      </w:r>
      <w:r w:rsidR="002C0757">
        <w:rPr>
          <w:rFonts w:ascii="Times New Roman" w:hAnsi="Times New Roman" w:cs="Times New Roman"/>
        </w:rPr>
        <w:t xml:space="preserve"> </w:t>
      </w:r>
      <w:r>
        <w:rPr>
          <w:rFonts w:ascii="Times New Roman" w:hAnsi="Times New Roman" w:cs="Times New Roman"/>
        </w:rPr>
        <w:t xml:space="preserve">Brochu et al. estimated that </w:t>
      </w:r>
      <w:r w:rsidR="007C4CBA">
        <w:rPr>
          <w:rFonts w:ascii="Times New Roman" w:hAnsi="Times New Roman" w:cs="Times New Roman"/>
        </w:rPr>
        <w:t xml:space="preserve">0.1 </w:t>
      </w:r>
      <w:r>
        <w:rPr>
          <w:rFonts w:ascii="Times New Roman" w:hAnsi="Times New Roman" w:cs="Times New Roman"/>
        </w:rPr>
        <w:t>increases in NDVI were associated with 200, 170, and 150 fewer deaths</w:t>
      </w:r>
      <w:r w:rsidR="007C4CBA">
        <w:rPr>
          <w:rFonts w:ascii="Times New Roman" w:hAnsi="Times New Roman" w:cs="Times New Roman"/>
        </w:rPr>
        <w:t xml:space="preserve"> </w:t>
      </w:r>
      <w:r w:rsidR="00031544">
        <w:rPr>
          <w:rFonts w:ascii="Times New Roman" w:hAnsi="Times New Roman" w:cs="Times New Roman"/>
        </w:rPr>
        <w:t xml:space="preserve">per 100,000 </w:t>
      </w:r>
      <w:r w:rsidR="007C4CBA">
        <w:rPr>
          <w:rFonts w:ascii="Times New Roman" w:hAnsi="Times New Roman" w:cs="Times New Roman"/>
        </w:rPr>
        <w:t>across 35 American cities</w:t>
      </w:r>
      <w:r>
        <w:rPr>
          <w:rFonts w:ascii="Times New Roman" w:hAnsi="Times New Roman" w:cs="Times New Roman"/>
        </w:rPr>
        <w:t xml:space="preserve"> among those 65 and older</w:t>
      </w:r>
      <w:r w:rsidR="007C4CBA">
        <w:rPr>
          <w:rFonts w:ascii="Times New Roman" w:hAnsi="Times New Roman" w:cs="Times New Roman"/>
        </w:rPr>
        <w:t xml:space="preserve"> </w:t>
      </w:r>
      <w:r>
        <w:rPr>
          <w:rFonts w:ascii="Times New Roman" w:hAnsi="Times New Roman" w:cs="Times New Roman"/>
        </w:rPr>
        <w:t xml:space="preserve">in 2000, 2010, and 2019, respectively. </w:t>
      </w:r>
      <w:r w:rsidR="00103044">
        <w:rPr>
          <w:rFonts w:ascii="Times New Roman" w:hAnsi="Times New Roman" w:cs="Times New Roman"/>
        </w:rPr>
        <w:t xml:space="preserve">We estimated that </w:t>
      </w:r>
      <w:r w:rsidR="00031544">
        <w:rPr>
          <w:rFonts w:ascii="Times New Roman" w:hAnsi="Times New Roman" w:cs="Times New Roman"/>
        </w:rPr>
        <w:t xml:space="preserve">NDVI </w:t>
      </w:r>
      <w:r w:rsidR="00103044">
        <w:rPr>
          <w:rFonts w:ascii="Times New Roman" w:hAnsi="Times New Roman" w:cs="Times New Roman"/>
        </w:rPr>
        <w:t xml:space="preserve">changes were associated with an average of </w:t>
      </w:r>
      <w:r w:rsidR="00AC46B6">
        <w:rPr>
          <w:rFonts w:ascii="Times New Roman" w:hAnsi="Times New Roman" w:cs="Times New Roman"/>
        </w:rPr>
        <w:t>2.67</w:t>
      </w:r>
      <w:r w:rsidR="00103044">
        <w:rPr>
          <w:rFonts w:ascii="Times New Roman" w:hAnsi="Times New Roman" w:cs="Times New Roman"/>
        </w:rPr>
        <w:t xml:space="preserve"> more deaths per 100,000 across the entire North American population. We found that NDVI decreased over our study period, explaining the difference in sign of our results. </w:t>
      </w:r>
      <w:r w:rsidR="002C0757">
        <w:rPr>
          <w:rFonts w:ascii="Times New Roman" w:hAnsi="Times New Roman" w:cs="Times New Roman"/>
        </w:rPr>
        <w:t xml:space="preserve">Barboza et al. </w:t>
      </w:r>
      <w:r w:rsidR="009F0F64">
        <w:rPr>
          <w:rFonts w:ascii="Times New Roman" w:hAnsi="Times New Roman" w:cs="Times New Roman"/>
        </w:rPr>
        <w:t xml:space="preserve">estimated health impacts of increasing NDVI to </w:t>
      </w:r>
      <w:r w:rsidR="009F0F64" w:rsidRPr="00E150CA">
        <w:rPr>
          <w:rFonts w:ascii="Times New Roman" w:hAnsi="Times New Roman" w:cs="Times New Roman"/>
          <w:color w:val="000000"/>
          <w:shd w:val="clear" w:color="auto" w:fill="FFFFFF"/>
        </w:rPr>
        <w:t>the World Health Organization’s recommendation of universal access to greenspace</w:t>
      </w:r>
      <w:r w:rsidR="009F0F64">
        <w:rPr>
          <w:rFonts w:ascii="Times New Roman" w:hAnsi="Times New Roman" w:cs="Times New Roman"/>
          <w:color w:val="000000"/>
          <w:shd w:val="clear" w:color="auto" w:fill="FFFFFF"/>
        </w:rPr>
        <w:t xml:space="preserve"> and</w:t>
      </w:r>
      <w:r w:rsidR="009F0F64" w:rsidRPr="00AB68EB">
        <w:rPr>
          <w:rFonts w:ascii="Times New Roman" w:hAnsi="Times New Roman" w:cs="Times New Roman"/>
          <w:color w:val="000000"/>
          <w:shd w:val="clear" w:color="auto" w:fill="FFFFFF"/>
        </w:rPr>
        <w:t xml:space="preserve"> </w:t>
      </w:r>
      <w:r w:rsidR="009F0F64">
        <w:rPr>
          <w:rFonts w:ascii="Times New Roman" w:hAnsi="Times New Roman" w:cs="Times New Roman"/>
          <w:color w:val="000000"/>
          <w:shd w:val="clear" w:color="auto" w:fill="FFFFFF"/>
        </w:rPr>
        <w:t xml:space="preserve">reported </w:t>
      </w:r>
      <w:r w:rsidR="009F0F64">
        <w:rPr>
          <w:rFonts w:ascii="Times New Roman" w:hAnsi="Times New Roman" w:cs="Times New Roman"/>
        </w:rPr>
        <w:t xml:space="preserve">large variability across </w:t>
      </w:r>
      <w:r w:rsidR="009F0F64">
        <w:rPr>
          <w:rFonts w:ascii="Times New Roman" w:hAnsi="Times New Roman" w:cs="Times New Roman"/>
          <w:color w:val="000000"/>
          <w:shd w:val="clear" w:color="auto" w:fill="FFFFFF"/>
        </w:rPr>
        <w:t>European cities</w:t>
      </w:r>
      <w:r w:rsidR="009F0F64">
        <w:rPr>
          <w:rFonts w:ascii="Times New Roman" w:hAnsi="Times New Roman" w:cs="Times New Roman"/>
        </w:rPr>
        <w:t xml:space="preserve"> ranging from 1-59 fewer deaths per 100,000 inhabitants among adults 20 years and older</w:t>
      </w:r>
      <w:r w:rsidR="00BC3162">
        <w:rPr>
          <w:rFonts w:ascii="Times New Roman" w:hAnsi="Times New Roman" w:cs="Times New Roman"/>
        </w:rPr>
        <w:t>.</w:t>
      </w:r>
      <w:r w:rsidR="00103044">
        <w:rPr>
          <w:rFonts w:ascii="Times New Roman" w:hAnsi="Times New Roman" w:cs="Times New Roman"/>
        </w:rPr>
        <w:t xml:space="preserve"> Our health impact estimate of the associated mortality change from NDVI changes across European cities was </w:t>
      </w:r>
      <w:r w:rsidR="00AC46B6">
        <w:rPr>
          <w:rFonts w:ascii="Times New Roman" w:hAnsi="Times New Roman" w:cs="Times New Roman"/>
        </w:rPr>
        <w:t>0.41</w:t>
      </w:r>
      <w:r w:rsidR="00103044">
        <w:rPr>
          <w:rFonts w:ascii="Times New Roman" w:hAnsi="Times New Roman" w:cs="Times New Roman"/>
        </w:rPr>
        <w:t xml:space="preserve"> fewer deaths per 100,000</w:t>
      </w:r>
      <w:r w:rsidR="00924544">
        <w:rPr>
          <w:rFonts w:ascii="Times New Roman" w:hAnsi="Times New Roman" w:cs="Times New Roman"/>
        </w:rPr>
        <w:t xml:space="preserve"> (range: </w:t>
      </w:r>
      <w:r w:rsidR="00AC46B6">
        <w:rPr>
          <w:rFonts w:ascii="Times New Roman" w:hAnsi="Times New Roman" w:cs="Times New Roman"/>
        </w:rPr>
        <w:t>24.44</w:t>
      </w:r>
      <w:r w:rsidR="00924544">
        <w:rPr>
          <w:rFonts w:ascii="Times New Roman" w:hAnsi="Times New Roman" w:cs="Times New Roman"/>
        </w:rPr>
        <w:t xml:space="preserve"> fewer to </w:t>
      </w:r>
      <w:r w:rsidR="00AC46B6">
        <w:rPr>
          <w:rFonts w:ascii="Times New Roman" w:hAnsi="Times New Roman" w:cs="Times New Roman"/>
        </w:rPr>
        <w:t>13.75</w:t>
      </w:r>
      <w:r w:rsidR="00924544">
        <w:rPr>
          <w:rFonts w:ascii="Times New Roman" w:hAnsi="Times New Roman" w:cs="Times New Roman"/>
        </w:rPr>
        <w:t xml:space="preserve"> more)</w:t>
      </w:r>
      <w:r w:rsidR="00103044">
        <w:rPr>
          <w:rFonts w:ascii="Times New Roman" w:hAnsi="Times New Roman" w:cs="Times New Roman"/>
        </w:rPr>
        <w:t>.</w:t>
      </w:r>
    </w:p>
    <w:p w14:paraId="078C4639" w14:textId="7FEDD242" w:rsidR="00507D1B" w:rsidRDefault="00E445DA" w:rsidP="00551D54">
      <w:pPr>
        <w:rPr>
          <w:rFonts w:ascii="Times New Roman" w:hAnsi="Times New Roman" w:cs="Times New Roman"/>
        </w:rPr>
      </w:pPr>
      <w:r>
        <w:rPr>
          <w:rFonts w:ascii="Times New Roman" w:hAnsi="Times New Roman" w:cs="Times New Roman"/>
        </w:rPr>
        <w:t xml:space="preserve"> </w:t>
      </w:r>
    </w:p>
    <w:p w14:paraId="28D46362" w14:textId="0631781E" w:rsidR="00B050E8" w:rsidRDefault="00190084" w:rsidP="00551D54">
      <w:pPr>
        <w:rPr>
          <w:ins w:id="197" w:author="Martin, Greta Katherine" w:date="2025-04-02T15:04:00Z" w16du:dateUtc="2025-04-02T19:04:00Z"/>
          <w:rFonts w:ascii="Times New Roman" w:hAnsi="Times New Roman" w:cs="Times New Roman"/>
        </w:rPr>
      </w:pPr>
      <w:r>
        <w:rPr>
          <w:rFonts w:ascii="Times New Roman" w:hAnsi="Times New Roman" w:cs="Times New Roman"/>
        </w:rPr>
        <w:t xml:space="preserve">There are several key limitations to our study. We use one exposure-response function globally that is based on primarily European and North American populations. The relationship between NDVI and all-cause mortality may be related to many factors that also vary by region. City walkability (safety, pedestrian infrastructure, traffic, etc.), time spent at home where we have measured their exposure (employment type, leisure time, etc.), and other environmental hazards </w:t>
      </w:r>
      <w:r>
        <w:rPr>
          <w:rFonts w:ascii="Times New Roman" w:hAnsi="Times New Roman" w:cs="Times New Roman"/>
        </w:rPr>
        <w:lastRenderedPageBreak/>
        <w:t>(heat, air pollution, noise, etc.) is likely different globally and could influence the relationship    between greenspace and mortality. Individual factors like age, socioeconomic status, and gender might impact the health benefits of greenspace. While the meta-analysis we used controls for many of these city and individual factors, the populations included might not be generalizable globally.</w:t>
      </w:r>
      <w:del w:id="198" w:author="Martin, Greta Katherine" w:date="2025-04-02T15:05:00Z" w16du:dateUtc="2025-04-02T19:05:00Z">
        <w:r w:rsidDel="00B050E8">
          <w:rPr>
            <w:rFonts w:ascii="Times New Roman" w:hAnsi="Times New Roman" w:cs="Times New Roman"/>
          </w:rPr>
          <w:delText xml:space="preserve"> </w:delText>
        </w:r>
      </w:del>
      <w:ins w:id="199" w:author="Martin, Greta Katherine" w:date="2025-04-02T15:05:00Z" w16du:dateUtc="2025-04-02T19:05:00Z">
        <w:r w:rsidR="00B050E8">
          <w:rPr>
            <w:rFonts w:ascii="Times New Roman" w:hAnsi="Times New Roman" w:cs="Times New Roman"/>
          </w:rPr>
          <w:t xml:space="preserve"> </w:t>
        </w:r>
      </w:ins>
      <w:r>
        <w:rPr>
          <w:rFonts w:ascii="Times New Roman" w:hAnsi="Times New Roman" w:cs="Times New Roman"/>
        </w:rPr>
        <w:t xml:space="preserve">Additionally, greenspace is relatively high in North American and European cities, meaning that </w:t>
      </w:r>
      <w:r w:rsidR="007E1EF7">
        <w:rPr>
          <w:rFonts w:ascii="Times New Roman" w:hAnsi="Times New Roman" w:cs="Times New Roman"/>
        </w:rPr>
        <w:t>fewer data points contribute</w:t>
      </w:r>
      <w:r>
        <w:rPr>
          <w:rFonts w:ascii="Times New Roman" w:hAnsi="Times New Roman" w:cs="Times New Roman"/>
        </w:rPr>
        <w:t xml:space="preserve"> to the exposure-response curve at lower </w:t>
      </w:r>
      <w:r w:rsidR="007E1EF7">
        <w:rPr>
          <w:rFonts w:ascii="Times New Roman" w:hAnsi="Times New Roman" w:cs="Times New Roman"/>
        </w:rPr>
        <w:t xml:space="preserve">NDVI </w:t>
      </w:r>
      <w:r>
        <w:rPr>
          <w:rFonts w:ascii="Times New Roman" w:hAnsi="Times New Roman" w:cs="Times New Roman"/>
        </w:rPr>
        <w:t xml:space="preserve">levels. </w:t>
      </w:r>
      <w:ins w:id="200" w:author="Martin, Greta Katherine" w:date="2025-04-02T15:05:00Z" w16du:dateUtc="2025-04-02T19:05:00Z">
        <w:r w:rsidR="00B050E8">
          <w:rPr>
            <w:rFonts w:ascii="Times New Roman" w:hAnsi="Times New Roman" w:cs="Times New Roman"/>
          </w:rPr>
          <w:t>Roughly half of the studies included in the meta-analysis adjusted for air pollution and two of the nine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w:t>
        </w:r>
      </w:ins>
      <w:ins w:id="201" w:author="Martin, Greta Katherine" w:date="2025-04-02T15:09:00Z" w16du:dateUtc="2025-04-02T19:09:00Z">
        <w:r w:rsidR="00B050E8">
          <w:rPr>
            <w:rFonts w:ascii="Times New Roman" w:hAnsi="Times New Roman" w:cs="Times New Roman"/>
          </w:rPr>
          <w:t>. Furthermore, the timescale on which exposure to higher levels of NDVI improves health is unknown. The studies included in the meta-analysis range in follow-up ti</w:t>
        </w:r>
      </w:ins>
      <w:ins w:id="202" w:author="Martin, Greta Katherine" w:date="2025-04-02T15:10:00Z" w16du:dateUtc="2025-04-02T19:10:00Z">
        <w:r w:rsidR="00B050E8">
          <w:rPr>
            <w:rFonts w:ascii="Times New Roman" w:hAnsi="Times New Roman" w:cs="Times New Roman"/>
          </w:rPr>
          <w:t xml:space="preserve">me from four to 18 years. </w:t>
        </w:r>
      </w:ins>
      <w:ins w:id="203" w:author="Martin, Greta Katherine" w:date="2025-04-02T15:11:00Z" w16du:dateUtc="2025-04-02T19:11:00Z">
        <w:r w:rsidR="00116098">
          <w:rPr>
            <w:rFonts w:ascii="Times New Roman" w:hAnsi="Times New Roman" w:cs="Times New Roman"/>
          </w:rPr>
          <w:t>If the changes</w:t>
        </w:r>
      </w:ins>
      <w:ins w:id="204" w:author="Martin, Greta Katherine" w:date="2025-04-02T15:12:00Z" w16du:dateUtc="2025-04-02T19:12:00Z">
        <w:r w:rsidR="00116098">
          <w:rPr>
            <w:rFonts w:ascii="Times New Roman" w:hAnsi="Times New Roman" w:cs="Times New Roman"/>
          </w:rPr>
          <w:t xml:space="preserve"> in NDVI across the two time periods do not reflect true trends but rather temporary increases or decreases, our results will not </w:t>
        </w:r>
      </w:ins>
      <w:ins w:id="205" w:author="Martin, Greta Katherine" w:date="2025-04-02T15:13:00Z" w16du:dateUtc="2025-04-02T19:13:00Z">
        <w:r w:rsidR="00116098">
          <w:rPr>
            <w:rFonts w:ascii="Times New Roman" w:hAnsi="Times New Roman" w:cs="Times New Roman"/>
          </w:rPr>
          <w:t>be applicable to future heath projections.</w:t>
        </w:r>
      </w:ins>
    </w:p>
    <w:p w14:paraId="4BAED56C" w14:textId="77777777" w:rsidR="00B050E8" w:rsidRDefault="00B050E8" w:rsidP="00551D54">
      <w:pPr>
        <w:rPr>
          <w:ins w:id="206" w:author="Martin, Greta Katherine" w:date="2025-04-02T15:04:00Z" w16du:dateUtc="2025-04-02T19:04:00Z"/>
          <w:rFonts w:ascii="Times New Roman" w:hAnsi="Times New Roman" w:cs="Times New Roman"/>
        </w:rPr>
      </w:pPr>
    </w:p>
    <w:p w14:paraId="5DAB37FE" w14:textId="7C72658D" w:rsidR="008C3F1F" w:rsidRDefault="00190084" w:rsidP="00551D54">
      <w:pPr>
        <w:rPr>
          <w:rFonts w:ascii="Times New Roman" w:hAnsi="Times New Roman" w:cs="Times New Roman"/>
        </w:rPr>
      </w:pPr>
      <w:r>
        <w:rPr>
          <w:rFonts w:ascii="Times New Roman" w:hAnsi="Times New Roman" w:cs="Times New Roman"/>
        </w:rPr>
        <w:t>We</w:t>
      </w:r>
      <w:r w:rsidR="00010CDC">
        <w:rPr>
          <w:rFonts w:ascii="Times New Roman" w:hAnsi="Times New Roman" w:cs="Times New Roman"/>
        </w:rPr>
        <w:t xml:space="preserve"> use</w:t>
      </w:r>
      <w:r w:rsidR="00A75BA5">
        <w:rPr>
          <w:rFonts w:ascii="Times New Roman" w:hAnsi="Times New Roman" w:cs="Times New Roman"/>
        </w:rPr>
        <w:t>d</w:t>
      </w:r>
      <w:r w:rsidR="00010CDC">
        <w:rPr>
          <w:rFonts w:ascii="Times New Roman" w:hAnsi="Times New Roman" w:cs="Times New Roman"/>
        </w:rPr>
        <w:t xml:space="preserve"> NDVI to measure urban greenspac</w:t>
      </w:r>
      <w:r w:rsidR="00D673DE">
        <w:rPr>
          <w:rFonts w:ascii="Times New Roman" w:hAnsi="Times New Roman" w:cs="Times New Roman"/>
        </w:rPr>
        <w:t>e, which has limitations</w:t>
      </w:r>
      <w:r w:rsidR="00010CDC">
        <w:rPr>
          <w:rFonts w:ascii="Times New Roman" w:hAnsi="Times New Roman" w:cs="Times New Roman"/>
        </w:rPr>
        <w:t>. NDVI is t</w:t>
      </w:r>
      <w:r w:rsidR="00AA3F0D">
        <w:rPr>
          <w:rFonts w:ascii="Times New Roman" w:hAnsi="Times New Roman" w:cs="Times New Roman"/>
        </w:rPr>
        <w:t>he most common metric used in epidemiological studies, because of its fine spatial and temporal resolution, which lends itself particularly well to longitudinal studies</w:t>
      </w:r>
      <w:r w:rsidR="00BB1079">
        <w:rPr>
          <w:rFonts w:ascii="Times New Roman" w:hAnsi="Times New Roman" w:cs="Times New Roman"/>
        </w:rPr>
        <w:t xml:space="preserve"> and urban settings</w:t>
      </w:r>
      <w:r w:rsidR="00AA3F0D">
        <w:rPr>
          <w:rFonts w:ascii="Times New Roman" w:hAnsi="Times New Roman" w:cs="Times New Roman"/>
        </w:rPr>
        <w:t xml:space="preserve">. </w:t>
      </w:r>
      <w:r w:rsidR="00010CDC">
        <w:rPr>
          <w:rFonts w:ascii="Times New Roman" w:hAnsi="Times New Roman" w:cs="Times New Roman"/>
        </w:rPr>
        <w:t>However,</w:t>
      </w:r>
      <w:r w:rsidR="00AA3F0D">
        <w:rPr>
          <w:rFonts w:ascii="Times New Roman" w:hAnsi="Times New Roman" w:cs="Times New Roman"/>
        </w:rPr>
        <w:t xml:space="preserve"> NDVI is a function of the greenness of vegetation, which can miss important factors influencing usability such as land ownership, perceptions of safety, and infrastructure. </w:t>
      </w:r>
      <w:r w:rsidR="00457E7E">
        <w:rPr>
          <w:rFonts w:ascii="Times New Roman" w:hAnsi="Times New Roman" w:cs="Times New Roman"/>
        </w:rPr>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Pr>
        <w:rPr>
          <w:rFonts w:ascii="Times New Roman" w:hAnsi="Times New Roman" w:cs="Times New Roman"/>
        </w:rPr>
      </w:pPr>
    </w:p>
    <w:p w14:paraId="2D700140" w14:textId="73D54A57" w:rsidR="008929AF" w:rsidRDefault="008C3F1F" w:rsidP="00551D54">
      <w:pPr>
        <w:rPr>
          <w:rFonts w:ascii="Times New Roman" w:hAnsi="Times New Roman" w:cs="Times New Roman"/>
        </w:rPr>
      </w:pPr>
      <w:r>
        <w:rPr>
          <w:rFonts w:ascii="Times New Roman" w:hAnsi="Times New Roman" w:cs="Times New Roman"/>
        </w:rPr>
        <w:t>W</w:t>
      </w:r>
      <w:r w:rsidR="00C802AF">
        <w:rPr>
          <w:rFonts w:ascii="Times New Roman" w:hAnsi="Times New Roman" w:cs="Times New Roman"/>
        </w:rPr>
        <w:t xml:space="preserve">e found substantial </w:t>
      </w:r>
      <w:r w:rsidR="00FE4044">
        <w:rPr>
          <w:rFonts w:ascii="Times New Roman" w:hAnsi="Times New Roman" w:cs="Times New Roman"/>
        </w:rPr>
        <w:t>inter-</w:t>
      </w:r>
      <w:r w:rsidR="00C802AF">
        <w:rPr>
          <w:rFonts w:ascii="Times New Roman" w:hAnsi="Times New Roman" w:cs="Times New Roman"/>
        </w:rPr>
        <w:t xml:space="preserve">annual variation in NDVI, particularly </w:t>
      </w:r>
      <w:r w:rsidR="00CC782D">
        <w:rPr>
          <w:rFonts w:ascii="Times New Roman" w:hAnsi="Times New Roman" w:cs="Times New Roman"/>
        </w:rPr>
        <w:t xml:space="preserve">in cities outside of arid climate zones. </w:t>
      </w:r>
      <w:r w:rsidR="008929AF">
        <w:rPr>
          <w:rFonts w:ascii="Times New Roman" w:hAnsi="Times New Roman" w:cs="Times New Roman"/>
        </w:rPr>
        <w:t>Differences in NDVI between two individual years are therefore more likely to reflect weather patterns than city-wide efforts towards urban greening.</w:t>
      </w:r>
      <w:ins w:id="207" w:author="Martin, Greta Katherine" w:date="2025-03-27T12:16:00Z" w16du:dateUtc="2025-03-27T16:16:00Z">
        <w:r w:rsidR="00AD04B4">
          <w:rPr>
            <w:rFonts w:ascii="Times New Roman" w:hAnsi="Times New Roman" w:cs="Times New Roman"/>
          </w:rPr>
          <w:t xml:space="preserve"> </w:t>
        </w:r>
      </w:ins>
      <w:ins w:id="208" w:author="Martin, Greta Katherine" w:date="2025-03-27T12:17:00Z" w16du:dateUtc="2025-03-27T16:17:00Z">
        <w:r w:rsidR="00AD04B4">
          <w:rPr>
            <w:rFonts w:ascii="Times New Roman" w:hAnsi="Times New Roman" w:cs="Times New Roman"/>
          </w:rPr>
          <w:t xml:space="preserve">Urbanization in the past decade could also </w:t>
        </w:r>
        <w:r w:rsidR="004F541A">
          <w:rPr>
            <w:rFonts w:ascii="Times New Roman" w:hAnsi="Times New Roman" w:cs="Times New Roman"/>
          </w:rPr>
          <w:t xml:space="preserve">contribute to these changes, as </w:t>
        </w:r>
      </w:ins>
      <w:ins w:id="209" w:author="Martin, Greta Katherine" w:date="2025-03-27T12:18:00Z" w16du:dateUtc="2025-03-27T16:18:00Z">
        <w:r w:rsidR="004F541A">
          <w:rPr>
            <w:rFonts w:ascii="Times New Roman" w:hAnsi="Times New Roman" w:cs="Times New Roman"/>
          </w:rPr>
          <w:t>we used a consistent urban boundary definition across the ten-year period, however cities may have grown and morphed over this time.</w:t>
        </w:r>
      </w:ins>
      <w:r w:rsidR="008929AF">
        <w:rPr>
          <w:rFonts w:ascii="Times New Roman" w:hAnsi="Times New Roman" w:cs="Times New Roman"/>
        </w:rPr>
        <w:t xml:space="preserve"> To account for these cyclical patterns, we compare</w:t>
      </w:r>
      <w:r w:rsidR="00010CDC">
        <w:rPr>
          <w:rFonts w:ascii="Times New Roman" w:hAnsi="Times New Roman" w:cs="Times New Roman"/>
        </w:rPr>
        <w:t>d</w:t>
      </w:r>
      <w:r w:rsidR="008929AF">
        <w:rPr>
          <w:rFonts w:ascii="Times New Roman" w:hAnsi="Times New Roman" w:cs="Times New Roman"/>
        </w:rPr>
        <w:t xml:space="preserve"> differences between two 5-year periods. </w:t>
      </w:r>
      <w:r w:rsidR="004F5056">
        <w:rPr>
          <w:rFonts w:ascii="Times New Roman" w:hAnsi="Times New Roman" w:cs="Times New Roman"/>
        </w:rPr>
        <w:t xml:space="preserve">These time periods roughly align with the Lancet Countdown’s reporting, which has published greenspace exposure dating back to 2015, while creating two equal time periods and using the latest available data. </w:t>
      </w:r>
      <w:r w:rsidR="00933057">
        <w:rPr>
          <w:rFonts w:ascii="Times New Roman" w:hAnsi="Times New Roman" w:cs="Times New Roman"/>
        </w:rPr>
        <w:t xml:space="preserve">While </w:t>
      </w:r>
      <w:r w:rsidR="00010CDC">
        <w:rPr>
          <w:rFonts w:ascii="Times New Roman" w:hAnsi="Times New Roman" w:cs="Times New Roman"/>
        </w:rPr>
        <w:t xml:space="preserve">our exposure definition limits the influence of weather </w:t>
      </w:r>
      <w:r w:rsidR="00BC176E">
        <w:rPr>
          <w:rFonts w:ascii="Times New Roman" w:hAnsi="Times New Roman" w:cs="Times New Roman"/>
        </w:rPr>
        <w:t>o</w:t>
      </w:r>
      <w:r w:rsidR="00010CDC">
        <w:rPr>
          <w:rFonts w:ascii="Times New Roman" w:hAnsi="Times New Roman" w:cs="Times New Roman"/>
        </w:rPr>
        <w:t xml:space="preserve">n our </w:t>
      </w:r>
      <w:r w:rsidR="00BC176E">
        <w:rPr>
          <w:rFonts w:ascii="Times New Roman" w:hAnsi="Times New Roman" w:cs="Times New Roman"/>
        </w:rPr>
        <w:t xml:space="preserve">NDVI </w:t>
      </w:r>
      <w:r w:rsidR="00010CDC">
        <w:rPr>
          <w:rFonts w:ascii="Times New Roman" w:hAnsi="Times New Roman" w:cs="Times New Roman"/>
        </w:rPr>
        <w:t xml:space="preserve">estimates, the inter-annual variation highlights </w:t>
      </w:r>
      <w:r w:rsidR="00A75BA5">
        <w:rPr>
          <w:rFonts w:ascii="Times New Roman" w:hAnsi="Times New Roman" w:cs="Times New Roman"/>
        </w:rPr>
        <w:t xml:space="preserve">difficulties </w:t>
      </w:r>
      <w:r w:rsidR="00933057">
        <w:rPr>
          <w:rFonts w:ascii="Times New Roman" w:hAnsi="Times New Roman" w:cs="Times New Roman"/>
        </w:rPr>
        <w:t>with</w:t>
      </w:r>
      <w:r w:rsidR="00A75BA5">
        <w:rPr>
          <w:rFonts w:ascii="Times New Roman" w:hAnsi="Times New Roman" w:cs="Times New Roman"/>
        </w:rPr>
        <w:t xml:space="preserve"> using</w:t>
      </w:r>
      <w:r w:rsidR="00933057">
        <w:rPr>
          <w:rFonts w:ascii="Times New Roman" w:hAnsi="Times New Roman" w:cs="Times New Roman"/>
        </w:rPr>
        <w:t xml:space="preserve"> NDVI </w:t>
      </w:r>
      <w:r w:rsidR="00A75BA5">
        <w:rPr>
          <w:rFonts w:ascii="Times New Roman" w:hAnsi="Times New Roman" w:cs="Times New Roman"/>
        </w:rPr>
        <w:t>for health impact assessments</w:t>
      </w:r>
      <w:r w:rsidR="00933057">
        <w:rPr>
          <w:rFonts w:ascii="Times New Roman" w:hAnsi="Times New Roman" w:cs="Times New Roman"/>
        </w:rPr>
        <w:t xml:space="preserve">. </w:t>
      </w:r>
      <w:r w:rsidR="00A75BA5">
        <w:rPr>
          <w:rFonts w:ascii="Times New Roman" w:hAnsi="Times New Roman" w:cs="Times New Roman"/>
        </w:rPr>
        <w:t xml:space="preserve">Recent efforts to increase </w:t>
      </w:r>
      <w:r w:rsidR="00435E2B">
        <w:rPr>
          <w:rFonts w:ascii="Times New Roman" w:hAnsi="Times New Roman" w:cs="Times New Roman"/>
        </w:rPr>
        <w:t xml:space="preserve">urban </w:t>
      </w:r>
      <w:r w:rsidR="00A75BA5">
        <w:rPr>
          <w:rFonts w:ascii="Times New Roman" w:hAnsi="Times New Roman" w:cs="Times New Roman"/>
        </w:rPr>
        <w:t xml:space="preserve">greenspace </w:t>
      </w:r>
      <w:r w:rsidR="00B83005">
        <w:rPr>
          <w:rFonts w:ascii="Times New Roman" w:hAnsi="Times New Roman" w:cs="Times New Roman"/>
        </w:rPr>
        <w:t xml:space="preserve">may be </w:t>
      </w:r>
      <w:r w:rsidR="00BC176E">
        <w:rPr>
          <w:rFonts w:ascii="Times New Roman" w:hAnsi="Times New Roman" w:cs="Times New Roman"/>
        </w:rPr>
        <w:t>attenuated</w:t>
      </w:r>
      <w:r w:rsidR="00A75BA5">
        <w:rPr>
          <w:rFonts w:ascii="Times New Roman" w:hAnsi="Times New Roman" w:cs="Times New Roman"/>
        </w:rPr>
        <w:t xml:space="preserve"> in our study </w:t>
      </w:r>
      <w:r w:rsidR="008531B6">
        <w:rPr>
          <w:rFonts w:ascii="Times New Roman" w:hAnsi="Times New Roman" w:cs="Times New Roman"/>
        </w:rPr>
        <w:t xml:space="preserve">by </w:t>
      </w:r>
      <w:r w:rsidR="003958B0">
        <w:rPr>
          <w:rFonts w:ascii="Times New Roman" w:hAnsi="Times New Roman" w:cs="Times New Roman"/>
        </w:rPr>
        <w:t>using</w:t>
      </w:r>
      <w:r w:rsidR="00612307">
        <w:rPr>
          <w:rFonts w:ascii="Times New Roman" w:hAnsi="Times New Roman" w:cs="Times New Roman"/>
        </w:rPr>
        <w:t xml:space="preserve"> </w:t>
      </w:r>
      <w:r w:rsidR="00A75BA5">
        <w:rPr>
          <w:rFonts w:ascii="Times New Roman" w:hAnsi="Times New Roman" w:cs="Times New Roman"/>
        </w:rPr>
        <w:t>five-year average</w:t>
      </w:r>
      <w:r w:rsidR="00612307">
        <w:rPr>
          <w:rFonts w:ascii="Times New Roman" w:hAnsi="Times New Roman" w:cs="Times New Roman"/>
        </w:rPr>
        <w:t>s</w:t>
      </w:r>
      <w:r w:rsidR="00A75BA5">
        <w:rPr>
          <w:rFonts w:ascii="Times New Roman" w:hAnsi="Times New Roman" w:cs="Times New Roman"/>
        </w:rPr>
        <w:t xml:space="preserve">. </w:t>
      </w:r>
    </w:p>
    <w:p w14:paraId="169AAEF3" w14:textId="77777777" w:rsidR="00352531" w:rsidRPr="00E150CA" w:rsidRDefault="00352531"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73C7F6DD" w14:textId="77777777" w:rsidR="00551D54" w:rsidRDefault="00551D54" w:rsidP="00551D54">
      <w:pPr>
        <w:rPr>
          <w:rFonts w:ascii="Times New Roman" w:hAnsi="Times New Roman" w:cs="Times New Roman"/>
        </w:rPr>
      </w:pPr>
    </w:p>
    <w:p w14:paraId="7AB0316B" w14:textId="612CC87F" w:rsidR="007354C6" w:rsidRDefault="00296762" w:rsidP="00551D54">
      <w:pPr>
        <w:rPr>
          <w:rFonts w:ascii="Times New Roman" w:hAnsi="Times New Roman" w:cs="Times New Roman"/>
        </w:rPr>
      </w:pPr>
      <w:r>
        <w:rPr>
          <w:rFonts w:ascii="Times New Roman" w:hAnsi="Times New Roman" w:cs="Times New Roman"/>
        </w:rPr>
        <w:t>We found large inter-annual variability in NDVI</w:t>
      </w:r>
      <w:r w:rsidR="008E4A82">
        <w:rPr>
          <w:rFonts w:ascii="Times New Roman" w:hAnsi="Times New Roman" w:cs="Times New Roman"/>
        </w:rPr>
        <w:t xml:space="preserve">, likely driven by </w:t>
      </w:r>
      <w:r>
        <w:rPr>
          <w:rFonts w:ascii="Times New Roman" w:hAnsi="Times New Roman" w:cs="Times New Roman"/>
        </w:rPr>
        <w:t>a mix of weather, climate change</w:t>
      </w:r>
      <w:r w:rsidR="00211C0F">
        <w:rPr>
          <w:rFonts w:ascii="Times New Roman" w:hAnsi="Times New Roman" w:cs="Times New Roman"/>
        </w:rPr>
        <w:t>, urban development, and efforts to increase urban greenspace</w:t>
      </w:r>
      <w:r>
        <w:rPr>
          <w:rFonts w:ascii="Times New Roman" w:hAnsi="Times New Roman" w:cs="Times New Roman"/>
        </w:rPr>
        <w:t xml:space="preserve">. </w:t>
      </w:r>
      <w:r w:rsidR="00E401D7">
        <w:rPr>
          <w:rFonts w:ascii="Times New Roman" w:hAnsi="Times New Roman" w:cs="Times New Roman"/>
        </w:rPr>
        <w:t xml:space="preserve">Globally, </w:t>
      </w:r>
      <w:r w:rsidR="008E4A82">
        <w:rPr>
          <w:rFonts w:ascii="Times New Roman" w:hAnsi="Times New Roman" w:cs="Times New Roman"/>
        </w:rPr>
        <w:t xml:space="preserve">urban average </w:t>
      </w:r>
      <w:r w:rsidR="00E401D7">
        <w:rPr>
          <w:rFonts w:ascii="Times New Roman" w:hAnsi="Times New Roman" w:cs="Times New Roman"/>
        </w:rPr>
        <w:t xml:space="preserve">NDVI </w:t>
      </w:r>
      <w:r w:rsidR="002D68C9">
        <w:rPr>
          <w:rFonts w:ascii="Times New Roman" w:hAnsi="Times New Roman" w:cs="Times New Roman"/>
        </w:rPr>
        <w:t xml:space="preserve">remained relatively stable </w:t>
      </w:r>
      <w:r w:rsidR="00E401D7">
        <w:rPr>
          <w:rFonts w:ascii="Times New Roman" w:hAnsi="Times New Roman" w:cs="Times New Roman"/>
        </w:rPr>
        <w:t>from 2014-2018 to 2019-2023</w:t>
      </w:r>
      <w:r w:rsidR="002D68C9">
        <w:rPr>
          <w:rFonts w:ascii="Times New Roman" w:hAnsi="Times New Roman" w:cs="Times New Roman"/>
        </w:rPr>
        <w:t xml:space="preserve">. However, </w:t>
      </w:r>
      <w:r w:rsidR="00736641">
        <w:rPr>
          <w:rFonts w:ascii="Times New Roman" w:hAnsi="Times New Roman" w:cs="Times New Roman"/>
        </w:rPr>
        <w:t xml:space="preserve">we observed </w:t>
      </w:r>
      <w:r w:rsidR="00211C0F">
        <w:rPr>
          <w:rFonts w:ascii="Times New Roman" w:hAnsi="Times New Roman" w:cs="Times New Roman"/>
        </w:rPr>
        <w:t xml:space="preserve">NDVI </w:t>
      </w:r>
      <w:r w:rsidR="00736641">
        <w:rPr>
          <w:rFonts w:ascii="Times New Roman" w:hAnsi="Times New Roman" w:cs="Times New Roman"/>
        </w:rPr>
        <w:t xml:space="preserve">changes </w:t>
      </w:r>
      <w:r w:rsidR="002D68C9">
        <w:rPr>
          <w:rFonts w:ascii="Times New Roman" w:hAnsi="Times New Roman" w:cs="Times New Roman"/>
        </w:rPr>
        <w:t xml:space="preserve">in individual cities </w:t>
      </w:r>
      <w:r w:rsidR="00736641">
        <w:rPr>
          <w:rFonts w:ascii="Times New Roman" w:hAnsi="Times New Roman" w:cs="Times New Roman"/>
        </w:rPr>
        <w:t>of</w:t>
      </w:r>
      <w:r w:rsidR="002D68C9">
        <w:rPr>
          <w:rFonts w:ascii="Times New Roman" w:hAnsi="Times New Roman" w:cs="Times New Roman"/>
        </w:rPr>
        <w:t xml:space="preserve"> over 20%. </w:t>
      </w:r>
      <w:r w:rsidR="00211C0F">
        <w:rPr>
          <w:rFonts w:ascii="Times New Roman" w:hAnsi="Times New Roman" w:cs="Times New Roman"/>
        </w:rPr>
        <w:t>Urban NDVI c</w:t>
      </w:r>
      <w:r w:rsidR="002D68C9">
        <w:rPr>
          <w:rFonts w:ascii="Times New Roman" w:hAnsi="Times New Roman" w:cs="Times New Roman"/>
        </w:rPr>
        <w:t xml:space="preserve">hanges between these two periods were associated with </w:t>
      </w:r>
      <w:r w:rsidR="002E0822">
        <w:rPr>
          <w:rFonts w:ascii="Times New Roman" w:hAnsi="Times New Roman" w:cs="Times New Roman"/>
        </w:rPr>
        <w:t xml:space="preserve">a median of </w:t>
      </w:r>
      <w:r w:rsidR="00CB1D2D">
        <w:rPr>
          <w:rFonts w:ascii="Times New Roman" w:hAnsi="Times New Roman" w:cs="Times New Roman"/>
        </w:rPr>
        <w:t>0.</w:t>
      </w:r>
      <w:r w:rsidR="002E0822">
        <w:rPr>
          <w:rFonts w:ascii="Times New Roman" w:hAnsi="Times New Roman" w:cs="Times New Roman"/>
        </w:rPr>
        <w:t>2</w:t>
      </w:r>
      <w:r w:rsidR="00CB1D2D">
        <w:rPr>
          <w:rFonts w:ascii="Times New Roman" w:hAnsi="Times New Roman" w:cs="Times New Roman"/>
        </w:rPr>
        <w:t>9</w:t>
      </w:r>
      <w:r w:rsidR="000537E1">
        <w:rPr>
          <w:rFonts w:ascii="Times New Roman" w:hAnsi="Times New Roman" w:cs="Times New Roman"/>
        </w:rPr>
        <w:t xml:space="preserve"> more deaths per 100,000 globally</w:t>
      </w:r>
      <w:r w:rsidR="00211C0F">
        <w:rPr>
          <w:rFonts w:ascii="Times New Roman" w:hAnsi="Times New Roman" w:cs="Times New Roman"/>
        </w:rPr>
        <w:t xml:space="preserve"> each year</w:t>
      </w:r>
      <w:r w:rsidR="000537E1">
        <w:rPr>
          <w:rFonts w:ascii="Times New Roman" w:hAnsi="Times New Roman" w:cs="Times New Roman"/>
        </w:rPr>
        <w:t xml:space="preserve">, ranging from </w:t>
      </w:r>
      <w:r w:rsidR="00CB1D2D">
        <w:rPr>
          <w:rFonts w:ascii="Times New Roman" w:hAnsi="Times New Roman" w:cs="Times New Roman"/>
        </w:rPr>
        <w:t>24.44</w:t>
      </w:r>
      <w:r w:rsidR="000537E1">
        <w:rPr>
          <w:rFonts w:ascii="Times New Roman" w:hAnsi="Times New Roman" w:cs="Times New Roman"/>
        </w:rPr>
        <w:t xml:space="preserve"> fewer to </w:t>
      </w:r>
      <w:r w:rsidR="00CB1D2D">
        <w:rPr>
          <w:rFonts w:ascii="Times New Roman" w:hAnsi="Times New Roman" w:cs="Times New Roman"/>
        </w:rPr>
        <w:t>21.84</w:t>
      </w:r>
      <w:r w:rsidR="002D68C9">
        <w:rPr>
          <w:rFonts w:ascii="Times New Roman" w:hAnsi="Times New Roman" w:cs="Times New Roman"/>
        </w:rPr>
        <w:t xml:space="preserve"> </w:t>
      </w:r>
      <w:r w:rsidR="000537E1">
        <w:rPr>
          <w:rFonts w:ascii="Times New Roman" w:hAnsi="Times New Roman" w:cs="Times New Roman"/>
        </w:rPr>
        <w:t xml:space="preserve">more deaths per 100,000 across the 1,041 cities. </w:t>
      </w:r>
      <w:r w:rsidR="005C53F7">
        <w:rPr>
          <w:rFonts w:ascii="Times New Roman" w:hAnsi="Times New Roman" w:cs="Times New Roman"/>
        </w:rPr>
        <w:t>F</w:t>
      </w:r>
      <w:r>
        <w:rPr>
          <w:rFonts w:ascii="Times New Roman" w:hAnsi="Times New Roman" w:cs="Times New Roman"/>
        </w:rPr>
        <w:t xml:space="preserve">uture </w:t>
      </w:r>
      <w:r w:rsidR="005C53F7">
        <w:rPr>
          <w:rFonts w:ascii="Times New Roman" w:hAnsi="Times New Roman" w:cs="Times New Roman"/>
        </w:rPr>
        <w:t xml:space="preserve">research should </w:t>
      </w:r>
      <w:r>
        <w:rPr>
          <w:rFonts w:ascii="Times New Roman" w:hAnsi="Times New Roman" w:cs="Times New Roman"/>
        </w:rPr>
        <w:lastRenderedPageBreak/>
        <w:t>explor</w:t>
      </w:r>
      <w:r w:rsidR="005C53F7">
        <w:rPr>
          <w:rFonts w:ascii="Times New Roman" w:hAnsi="Times New Roman" w:cs="Times New Roman"/>
        </w:rPr>
        <w:t>e</w:t>
      </w:r>
      <w:r>
        <w:rPr>
          <w:rFonts w:ascii="Times New Roman" w:hAnsi="Times New Roman" w:cs="Times New Roman"/>
        </w:rPr>
        <w:t xml:space="preserve"> alternative measurements to NDVI and </w:t>
      </w:r>
      <w:r w:rsidR="005C53F7">
        <w:rPr>
          <w:rFonts w:ascii="Times New Roman" w:hAnsi="Times New Roman" w:cs="Times New Roman"/>
        </w:rPr>
        <w:t>target</w:t>
      </w:r>
      <w:r>
        <w:rPr>
          <w:rFonts w:ascii="Times New Roman" w:hAnsi="Times New Roman" w:cs="Times New Roman"/>
        </w:rPr>
        <w:t xml:space="preserve"> levels of </w:t>
      </w:r>
      <w:r w:rsidR="005C53F7">
        <w:rPr>
          <w:rFonts w:ascii="Times New Roman" w:hAnsi="Times New Roman" w:cs="Times New Roman"/>
        </w:rPr>
        <w:t xml:space="preserve">urban </w:t>
      </w:r>
      <w:r>
        <w:rPr>
          <w:rFonts w:ascii="Times New Roman" w:hAnsi="Times New Roman" w:cs="Times New Roman"/>
        </w:rPr>
        <w:t xml:space="preserve">greenspace for </w:t>
      </w:r>
      <w:r w:rsidR="005C53F7">
        <w:rPr>
          <w:rFonts w:ascii="Times New Roman" w:hAnsi="Times New Roman" w:cs="Times New Roman"/>
        </w:rPr>
        <w:t>healthy and sustainable cities</w:t>
      </w:r>
      <w:r>
        <w:rPr>
          <w:rFonts w:ascii="Times New Roman" w:hAnsi="Times New Roman" w:cs="Times New Roman"/>
        </w:rPr>
        <w:t>.</w:t>
      </w:r>
    </w:p>
    <w:p w14:paraId="3A59CEA8" w14:textId="77777777" w:rsidR="002B6F7A" w:rsidRPr="00E150CA" w:rsidRDefault="002B6F7A" w:rsidP="00551D54">
      <w:pPr>
        <w:rPr>
          <w:rFonts w:ascii="Times New Roman" w:hAnsi="Times New Roman" w:cs="Times New Roman"/>
        </w:rPr>
      </w:pPr>
    </w:p>
    <w:p w14:paraId="0B10904C" w14:textId="77777777" w:rsidR="00FA2EC9"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524726AC" w14:textId="77777777" w:rsidR="006D7B2F" w:rsidRPr="00E150CA" w:rsidRDefault="006D7B2F" w:rsidP="00FA2EC9">
      <w:pPr>
        <w:rPr>
          <w:rFonts w:ascii="Times New Roman" w:hAnsi="Times New Roman" w:cs="Times New Roman"/>
          <w:b/>
          <w:bCs/>
        </w:rPr>
      </w:pPr>
    </w:p>
    <w:p w14:paraId="05B4EB36" w14:textId="04165A88" w:rsidR="006D7B2F" w:rsidRPr="00E150CA" w:rsidRDefault="006D7B2F" w:rsidP="00FA2EC9">
      <w:pPr>
        <w:rPr>
          <w:rFonts w:ascii="Times New Roman" w:hAnsi="Times New Roman" w:cs="Times New Roman"/>
          <w:i/>
          <w:iCs/>
          <w:color w:val="156082" w:themeColor="accent1"/>
        </w:rPr>
      </w:pPr>
      <w:r w:rsidRPr="007832F1">
        <w:rPr>
          <w:rFonts w:ascii="Times New Roman" w:hAnsi="Times New Roman" w:cs="Times New Roman"/>
          <w:color w:val="000000" w:themeColor="text1"/>
        </w:rPr>
        <w:t xml:space="preserve">We acknowledge support from </w:t>
      </w:r>
      <w:r>
        <w:rPr>
          <w:rFonts w:ascii="Times New Roman" w:hAnsi="Times New Roman" w:cs="Times New Roman"/>
          <w:color w:val="000000" w:themeColor="text1"/>
        </w:rPr>
        <w:t xml:space="preserve">NASA Grant No. </w:t>
      </w:r>
      <w:r w:rsidRPr="00A55253">
        <w:rPr>
          <w:rFonts w:ascii="Times New Roman" w:hAnsi="Times New Roman" w:cs="Times New Roman"/>
          <w:color w:val="000000" w:themeColor="text1"/>
        </w:rPr>
        <w:t>80NSSC21K0511</w:t>
      </w:r>
      <w:r w:rsidRPr="007832F1">
        <w:rPr>
          <w:rFonts w:ascii="Times New Roman" w:hAnsi="Times New Roman" w:cs="Times New Roman"/>
          <w:color w:val="000000" w:themeColor="text1"/>
        </w:rPr>
        <w:t xml:space="preserve"> and The George Washington University. </w:t>
      </w:r>
    </w:p>
    <w:p w14:paraId="4737E2E0" w14:textId="77777777" w:rsidR="00843353" w:rsidRDefault="00843353" w:rsidP="00FA2EC9">
      <w:pPr>
        <w:rPr>
          <w:rFonts w:ascii="Times New Roman" w:hAnsi="Times New Roman" w:cs="Times New Roman"/>
          <w:b/>
          <w:bCs/>
        </w:rPr>
      </w:pPr>
    </w:p>
    <w:p w14:paraId="2780F2F6" w14:textId="77777777" w:rsidR="00F9185B" w:rsidRDefault="00F9185B" w:rsidP="00FA2EC9">
      <w:pPr>
        <w:rPr>
          <w:rFonts w:ascii="Times New Roman" w:hAnsi="Times New Roman" w:cs="Times New Roman"/>
          <w:b/>
          <w:bCs/>
        </w:rPr>
      </w:pPr>
    </w:p>
    <w:p w14:paraId="21224C58" w14:textId="77777777" w:rsidR="00F9185B" w:rsidRDefault="00F9185B" w:rsidP="00FA2EC9">
      <w:pPr>
        <w:rPr>
          <w:rFonts w:ascii="Times New Roman" w:hAnsi="Times New Roman" w:cs="Times New Roman"/>
          <w:b/>
          <w:bCs/>
        </w:rPr>
      </w:pPr>
    </w:p>
    <w:p w14:paraId="56FBB62B" w14:textId="77777777" w:rsidR="00F9185B" w:rsidRDefault="00F9185B" w:rsidP="00FA2EC9">
      <w:pPr>
        <w:rPr>
          <w:rFonts w:ascii="Times New Roman" w:hAnsi="Times New Roman" w:cs="Times New Roman"/>
          <w:b/>
          <w:bCs/>
        </w:rPr>
      </w:pPr>
    </w:p>
    <w:p w14:paraId="3493518B" w14:textId="77777777" w:rsidR="00F9185B" w:rsidRDefault="00F9185B" w:rsidP="00FA2EC9">
      <w:pPr>
        <w:rPr>
          <w:rFonts w:ascii="Times New Roman" w:hAnsi="Times New Roman" w:cs="Times New Roman"/>
          <w:b/>
          <w:bCs/>
        </w:rPr>
      </w:pPr>
    </w:p>
    <w:p w14:paraId="6B7CD3A2" w14:textId="77777777" w:rsidR="00F9185B" w:rsidRDefault="00F9185B" w:rsidP="00FA2EC9">
      <w:pPr>
        <w:rPr>
          <w:rFonts w:ascii="Times New Roman" w:hAnsi="Times New Roman" w:cs="Times New Roman"/>
          <w:b/>
          <w:bCs/>
        </w:rPr>
      </w:pPr>
    </w:p>
    <w:p w14:paraId="6B100723" w14:textId="77777777" w:rsidR="000B3D62" w:rsidRDefault="000B3D62" w:rsidP="00FA2EC9">
      <w:pPr>
        <w:rPr>
          <w:rFonts w:ascii="Times New Roman" w:hAnsi="Times New Roman" w:cs="Times New Roman"/>
          <w:b/>
          <w:bCs/>
        </w:rPr>
      </w:pPr>
    </w:p>
    <w:p w14:paraId="7E49F0EE" w14:textId="70543F5F" w:rsidR="00FA2EC9" w:rsidRDefault="00FA2EC9" w:rsidP="00FA2EC9">
      <w:pPr>
        <w:rPr>
          <w:rFonts w:ascii="Times New Roman" w:hAnsi="Times New Roman" w:cs="Times New Roman"/>
          <w:b/>
          <w:bCs/>
        </w:rPr>
      </w:pPr>
      <w:r w:rsidRPr="00E150CA">
        <w:rPr>
          <w:rFonts w:ascii="Times New Roman" w:hAnsi="Times New Roman" w:cs="Times New Roman"/>
          <w:b/>
          <w:bCs/>
        </w:rPr>
        <w:t>References</w:t>
      </w:r>
    </w:p>
    <w:p w14:paraId="2F307F49" w14:textId="77777777" w:rsidR="00B37854" w:rsidRPr="00E150CA" w:rsidRDefault="00B37854" w:rsidP="00FA2EC9">
      <w:pPr>
        <w:rPr>
          <w:rFonts w:ascii="Times New Roman" w:hAnsi="Times New Roman" w:cs="Times New Roman"/>
          <w:b/>
          <w:bCs/>
        </w:rPr>
      </w:pPr>
    </w:p>
    <w:p w14:paraId="4F46C11B" w14:textId="5C28C6BC" w:rsidR="003057CF" w:rsidRPr="00E150CA" w:rsidRDefault="001E1F53" w:rsidP="00B37854">
      <w:pPr>
        <w:rPr>
          <w:rFonts w:ascii="Times New Roman" w:hAnsi="Times New Roman" w:cs="Times New Roman"/>
        </w:rPr>
      </w:pPr>
      <w:r>
        <w:rPr>
          <w:rFonts w:ascii="Times New Roman" w:hAnsi="Times New Roman" w:cs="Times New Roman"/>
        </w:rPr>
        <w:t xml:space="preserve"> </w:t>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6AD01" w14:textId="77777777" w:rsidR="00E36604" w:rsidRDefault="00E36604" w:rsidP="00C814B5">
      <w:r>
        <w:separator/>
      </w:r>
    </w:p>
  </w:endnote>
  <w:endnote w:type="continuationSeparator" w:id="0">
    <w:p w14:paraId="574B507B" w14:textId="77777777" w:rsidR="00E36604" w:rsidRDefault="00E36604"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638EA5" w14:textId="77777777" w:rsidR="00E36604" w:rsidRDefault="00E36604" w:rsidP="00C814B5">
      <w:r>
        <w:separator/>
      </w:r>
    </w:p>
  </w:footnote>
  <w:footnote w:type="continuationSeparator" w:id="0">
    <w:p w14:paraId="1C18DBFD" w14:textId="77777777" w:rsidR="00E36604" w:rsidRDefault="00E36604"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4EC4"/>
    <w:rsid w:val="00010CDC"/>
    <w:rsid w:val="0001260F"/>
    <w:rsid w:val="0001515D"/>
    <w:rsid w:val="000151A6"/>
    <w:rsid w:val="00015676"/>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BF5"/>
    <w:rsid w:val="00085E43"/>
    <w:rsid w:val="00087E0C"/>
    <w:rsid w:val="00090A79"/>
    <w:rsid w:val="00091884"/>
    <w:rsid w:val="000951A9"/>
    <w:rsid w:val="000A13E3"/>
    <w:rsid w:val="000A3562"/>
    <w:rsid w:val="000A48F0"/>
    <w:rsid w:val="000A4F94"/>
    <w:rsid w:val="000A6993"/>
    <w:rsid w:val="000B0248"/>
    <w:rsid w:val="000B11D9"/>
    <w:rsid w:val="000B291A"/>
    <w:rsid w:val="000B3A77"/>
    <w:rsid w:val="000B3D62"/>
    <w:rsid w:val="000B6E75"/>
    <w:rsid w:val="000B7BE0"/>
    <w:rsid w:val="000C081F"/>
    <w:rsid w:val="000C6488"/>
    <w:rsid w:val="000C6A15"/>
    <w:rsid w:val="000C6DEB"/>
    <w:rsid w:val="000D568A"/>
    <w:rsid w:val="000D7E31"/>
    <w:rsid w:val="000E0AD4"/>
    <w:rsid w:val="000E1D49"/>
    <w:rsid w:val="000E6D38"/>
    <w:rsid w:val="000F34B8"/>
    <w:rsid w:val="000F62BB"/>
    <w:rsid w:val="00103044"/>
    <w:rsid w:val="00105A15"/>
    <w:rsid w:val="00107C0A"/>
    <w:rsid w:val="00107F48"/>
    <w:rsid w:val="001135F2"/>
    <w:rsid w:val="00116098"/>
    <w:rsid w:val="00120B9A"/>
    <w:rsid w:val="00123848"/>
    <w:rsid w:val="00132283"/>
    <w:rsid w:val="001329DE"/>
    <w:rsid w:val="00141172"/>
    <w:rsid w:val="001463C7"/>
    <w:rsid w:val="001470F7"/>
    <w:rsid w:val="001507B3"/>
    <w:rsid w:val="00153AA9"/>
    <w:rsid w:val="00153D90"/>
    <w:rsid w:val="00154804"/>
    <w:rsid w:val="00157C32"/>
    <w:rsid w:val="001607E3"/>
    <w:rsid w:val="0016141A"/>
    <w:rsid w:val="00164EC7"/>
    <w:rsid w:val="00165516"/>
    <w:rsid w:val="00165667"/>
    <w:rsid w:val="00165BFB"/>
    <w:rsid w:val="00167925"/>
    <w:rsid w:val="00170E9C"/>
    <w:rsid w:val="00171935"/>
    <w:rsid w:val="0017376A"/>
    <w:rsid w:val="00173BD9"/>
    <w:rsid w:val="00176521"/>
    <w:rsid w:val="00180E9E"/>
    <w:rsid w:val="001818F3"/>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C1F37"/>
    <w:rsid w:val="001C57B1"/>
    <w:rsid w:val="001C5BE1"/>
    <w:rsid w:val="001C60F2"/>
    <w:rsid w:val="001C6CE6"/>
    <w:rsid w:val="001D035D"/>
    <w:rsid w:val="001D435E"/>
    <w:rsid w:val="001D4A8A"/>
    <w:rsid w:val="001D5CD0"/>
    <w:rsid w:val="001D6941"/>
    <w:rsid w:val="001D78AB"/>
    <w:rsid w:val="001E1F53"/>
    <w:rsid w:val="001E26CD"/>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5440"/>
    <w:rsid w:val="00275B6E"/>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D2F"/>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F7C"/>
    <w:rsid w:val="003C3846"/>
    <w:rsid w:val="003C57E4"/>
    <w:rsid w:val="003C7B28"/>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7078"/>
    <w:rsid w:val="0044736A"/>
    <w:rsid w:val="00447748"/>
    <w:rsid w:val="004518A5"/>
    <w:rsid w:val="0045472F"/>
    <w:rsid w:val="00455EE4"/>
    <w:rsid w:val="00457E7E"/>
    <w:rsid w:val="004614AB"/>
    <w:rsid w:val="004616FD"/>
    <w:rsid w:val="0047751C"/>
    <w:rsid w:val="00477C3C"/>
    <w:rsid w:val="004804D9"/>
    <w:rsid w:val="004817DF"/>
    <w:rsid w:val="004821B9"/>
    <w:rsid w:val="00482BCF"/>
    <w:rsid w:val="00484172"/>
    <w:rsid w:val="004902E4"/>
    <w:rsid w:val="004905C4"/>
    <w:rsid w:val="0049174D"/>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0F88"/>
    <w:rsid w:val="004F1B5A"/>
    <w:rsid w:val="004F24B5"/>
    <w:rsid w:val="004F5056"/>
    <w:rsid w:val="004F541A"/>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40752"/>
    <w:rsid w:val="0054585B"/>
    <w:rsid w:val="00551D54"/>
    <w:rsid w:val="005548B0"/>
    <w:rsid w:val="00555E05"/>
    <w:rsid w:val="00560272"/>
    <w:rsid w:val="0056135D"/>
    <w:rsid w:val="00562949"/>
    <w:rsid w:val="00567C37"/>
    <w:rsid w:val="00575730"/>
    <w:rsid w:val="00580922"/>
    <w:rsid w:val="00584822"/>
    <w:rsid w:val="005873C4"/>
    <w:rsid w:val="00591514"/>
    <w:rsid w:val="00592490"/>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FBD"/>
    <w:rsid w:val="005F2425"/>
    <w:rsid w:val="005F46DB"/>
    <w:rsid w:val="006035AD"/>
    <w:rsid w:val="006036D8"/>
    <w:rsid w:val="0060540D"/>
    <w:rsid w:val="00605D6C"/>
    <w:rsid w:val="00612307"/>
    <w:rsid w:val="00613582"/>
    <w:rsid w:val="00613E22"/>
    <w:rsid w:val="0062029F"/>
    <w:rsid w:val="00620701"/>
    <w:rsid w:val="0062156B"/>
    <w:rsid w:val="006222BE"/>
    <w:rsid w:val="00626371"/>
    <w:rsid w:val="00626F66"/>
    <w:rsid w:val="006279CF"/>
    <w:rsid w:val="00630632"/>
    <w:rsid w:val="00632344"/>
    <w:rsid w:val="00632B39"/>
    <w:rsid w:val="006422ED"/>
    <w:rsid w:val="00643A8D"/>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7358"/>
    <w:rsid w:val="006A2621"/>
    <w:rsid w:val="006A4AC4"/>
    <w:rsid w:val="006A54AA"/>
    <w:rsid w:val="006A7E0D"/>
    <w:rsid w:val="006B257F"/>
    <w:rsid w:val="006B4603"/>
    <w:rsid w:val="006B51CC"/>
    <w:rsid w:val="006C1F22"/>
    <w:rsid w:val="006C4295"/>
    <w:rsid w:val="006C67EB"/>
    <w:rsid w:val="006D07C8"/>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E36"/>
    <w:rsid w:val="0076188F"/>
    <w:rsid w:val="00766A0B"/>
    <w:rsid w:val="0077127F"/>
    <w:rsid w:val="007727CC"/>
    <w:rsid w:val="0077465E"/>
    <w:rsid w:val="00775F83"/>
    <w:rsid w:val="0077772C"/>
    <w:rsid w:val="00777B76"/>
    <w:rsid w:val="007804F5"/>
    <w:rsid w:val="0078361F"/>
    <w:rsid w:val="0078403A"/>
    <w:rsid w:val="00791C22"/>
    <w:rsid w:val="007923E0"/>
    <w:rsid w:val="00792E78"/>
    <w:rsid w:val="007978FB"/>
    <w:rsid w:val="007A0072"/>
    <w:rsid w:val="007A02E0"/>
    <w:rsid w:val="007A26CC"/>
    <w:rsid w:val="007A4319"/>
    <w:rsid w:val="007A638C"/>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6322"/>
    <w:rsid w:val="00847BEB"/>
    <w:rsid w:val="00847D77"/>
    <w:rsid w:val="008531B6"/>
    <w:rsid w:val="00855772"/>
    <w:rsid w:val="0086582F"/>
    <w:rsid w:val="008659CD"/>
    <w:rsid w:val="00866A5E"/>
    <w:rsid w:val="00867BD2"/>
    <w:rsid w:val="00870A86"/>
    <w:rsid w:val="0087108D"/>
    <w:rsid w:val="008721AB"/>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652B"/>
    <w:rsid w:val="008C3D0A"/>
    <w:rsid w:val="008C3F1F"/>
    <w:rsid w:val="008D0CA5"/>
    <w:rsid w:val="008D30B4"/>
    <w:rsid w:val="008E053E"/>
    <w:rsid w:val="008E4A82"/>
    <w:rsid w:val="008E6963"/>
    <w:rsid w:val="008F0486"/>
    <w:rsid w:val="008F1458"/>
    <w:rsid w:val="008F218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2099"/>
    <w:rsid w:val="0095452D"/>
    <w:rsid w:val="00961489"/>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B1586"/>
    <w:rsid w:val="009B4FCE"/>
    <w:rsid w:val="009B65D4"/>
    <w:rsid w:val="009B6734"/>
    <w:rsid w:val="009B7B4B"/>
    <w:rsid w:val="009B7FB9"/>
    <w:rsid w:val="009C1F86"/>
    <w:rsid w:val="009C6E24"/>
    <w:rsid w:val="009C70D8"/>
    <w:rsid w:val="009D595E"/>
    <w:rsid w:val="009D59E2"/>
    <w:rsid w:val="009D5FE3"/>
    <w:rsid w:val="009D6554"/>
    <w:rsid w:val="009E1007"/>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050E8"/>
    <w:rsid w:val="00B1144D"/>
    <w:rsid w:val="00B12EBB"/>
    <w:rsid w:val="00B1621C"/>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83005"/>
    <w:rsid w:val="00B83171"/>
    <w:rsid w:val="00B8324E"/>
    <w:rsid w:val="00B86455"/>
    <w:rsid w:val="00B86E60"/>
    <w:rsid w:val="00B874CA"/>
    <w:rsid w:val="00B92EF3"/>
    <w:rsid w:val="00B93E7F"/>
    <w:rsid w:val="00B96663"/>
    <w:rsid w:val="00BA0784"/>
    <w:rsid w:val="00BA124C"/>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1303"/>
    <w:rsid w:val="00BF17AB"/>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F55"/>
    <w:rsid w:val="00C472FA"/>
    <w:rsid w:val="00C52434"/>
    <w:rsid w:val="00C529F1"/>
    <w:rsid w:val="00C52B75"/>
    <w:rsid w:val="00C53D46"/>
    <w:rsid w:val="00C65B8E"/>
    <w:rsid w:val="00C662A0"/>
    <w:rsid w:val="00C66916"/>
    <w:rsid w:val="00C73599"/>
    <w:rsid w:val="00C7530B"/>
    <w:rsid w:val="00C802AF"/>
    <w:rsid w:val="00C814B5"/>
    <w:rsid w:val="00C82F36"/>
    <w:rsid w:val="00C83ABA"/>
    <w:rsid w:val="00C90142"/>
    <w:rsid w:val="00C91C00"/>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B9C"/>
    <w:rsid w:val="00CD7109"/>
    <w:rsid w:val="00CE07A8"/>
    <w:rsid w:val="00CE2519"/>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50FF"/>
    <w:rsid w:val="00D36FAE"/>
    <w:rsid w:val="00D37869"/>
    <w:rsid w:val="00D3799D"/>
    <w:rsid w:val="00D47782"/>
    <w:rsid w:val="00D50D3C"/>
    <w:rsid w:val="00D51280"/>
    <w:rsid w:val="00D51E22"/>
    <w:rsid w:val="00D527BF"/>
    <w:rsid w:val="00D540D0"/>
    <w:rsid w:val="00D56F1F"/>
    <w:rsid w:val="00D57F4C"/>
    <w:rsid w:val="00D60595"/>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D1D"/>
    <w:rsid w:val="00DD0531"/>
    <w:rsid w:val="00DD06C6"/>
    <w:rsid w:val="00DD0A0D"/>
    <w:rsid w:val="00DD1521"/>
    <w:rsid w:val="00DD5C68"/>
    <w:rsid w:val="00DD7949"/>
    <w:rsid w:val="00DD7A83"/>
    <w:rsid w:val="00DD7A8E"/>
    <w:rsid w:val="00DE5536"/>
    <w:rsid w:val="00DE6E48"/>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36604"/>
    <w:rsid w:val="00E401D7"/>
    <w:rsid w:val="00E445DA"/>
    <w:rsid w:val="00E457AE"/>
    <w:rsid w:val="00E467F5"/>
    <w:rsid w:val="00E517CA"/>
    <w:rsid w:val="00E53C46"/>
    <w:rsid w:val="00E5433D"/>
    <w:rsid w:val="00E5782C"/>
    <w:rsid w:val="00E57C55"/>
    <w:rsid w:val="00E63418"/>
    <w:rsid w:val="00E63731"/>
    <w:rsid w:val="00E63B04"/>
    <w:rsid w:val="00E6576A"/>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38D2"/>
    <w:rsid w:val="00EC6CB2"/>
    <w:rsid w:val="00EC78C9"/>
    <w:rsid w:val="00ED067B"/>
    <w:rsid w:val="00ED2483"/>
    <w:rsid w:val="00ED31F3"/>
    <w:rsid w:val="00ED662B"/>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12484"/>
    <w:rsid w:val="00F134DC"/>
    <w:rsid w:val="00F20AF5"/>
    <w:rsid w:val="00F23DBF"/>
    <w:rsid w:val="00F27553"/>
    <w:rsid w:val="00F33DE4"/>
    <w:rsid w:val="00F34E66"/>
    <w:rsid w:val="00F359A0"/>
    <w:rsid w:val="00F35A3A"/>
    <w:rsid w:val="00F37DF7"/>
    <w:rsid w:val="00F450F7"/>
    <w:rsid w:val="00F50FD4"/>
    <w:rsid w:val="00F51C2B"/>
    <w:rsid w:val="00F52217"/>
    <w:rsid w:val="00F533A8"/>
    <w:rsid w:val="00F56239"/>
    <w:rsid w:val="00F66727"/>
    <w:rsid w:val="00F71C0C"/>
    <w:rsid w:val="00F72D42"/>
    <w:rsid w:val="00F737F6"/>
    <w:rsid w:val="00F73B7D"/>
    <w:rsid w:val="00F75556"/>
    <w:rsid w:val="00F75F1A"/>
    <w:rsid w:val="00F77C47"/>
    <w:rsid w:val="00F82B6B"/>
    <w:rsid w:val="00F82E36"/>
    <w:rsid w:val="00F83BE8"/>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A4319"/>
    <w:pPr>
      <w:spacing w:before="100" w:beforeAutospacing="1" w:after="100" w:afterAutospacing="1"/>
    </w:pPr>
    <w:rPr>
      <w:rFonts w:ascii="Aptos Narrow" w:eastAsia="Times New Roman" w:hAnsi="Aptos Narrow" w:cs="Times New Roman"/>
      <w:b/>
      <w:bCs/>
    </w:rPr>
  </w:style>
  <w:style w:type="paragraph" w:customStyle="1" w:styleId="xl66">
    <w:name w:val="xl66"/>
    <w:basedOn w:val="Normal"/>
    <w:rsid w:val="007D0302"/>
    <w:pPr>
      <w:spacing w:before="100" w:beforeAutospacing="1" w:after="100" w:afterAutospacing="1"/>
    </w:pPr>
    <w:rPr>
      <w:rFonts w:ascii="Times Roman" w:eastAsia="Times New Roman" w:hAnsi="Times Roman" w:cs="Times New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15</Pages>
  <Words>22087</Words>
  <Characters>125897</Characters>
  <Application>Microsoft Office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28</cp:revision>
  <cp:lastPrinted>2025-02-18T18:29:00Z</cp:lastPrinted>
  <dcterms:created xsi:type="dcterms:W3CDTF">2025-02-18T18:29:00Z</dcterms:created>
  <dcterms:modified xsi:type="dcterms:W3CDTF">2025-04-08T15:21:00Z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id="ER2t6vwD"/&gt;&lt;style id="http://www.zotero.org/styles/american-medical-association" hasBibliography="1" bibliographyStyleHasBeenSet="1"/&gt;&lt;prefs&gt;&lt;pref name="fieldType" value="Field"/&gt;&lt;/prefs&gt;&lt;/data&gt;</vt:lpwstr>
  </property>
</Properties>
</file>