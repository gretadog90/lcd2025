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2EFE1B84"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7T10:48:00Z" w16du:dateUtc="2025-08-07T14:48:00Z">
        <w:r w:rsidR="005C5123">
          <w:t>19</w:t>
        </w:r>
      </w:ins>
      <w:del w:id="1" w:author="Martin, Greta Katherine" w:date="2025-08-07T10:48:00Z" w16du:dateUtc="2025-08-07T14:48:00Z">
        <w:r w:rsidR="00EC276D" w:rsidRPr="005C5123" w:rsidDel="005C5123">
          <w:delText>5</w:delText>
        </w:r>
      </w:del>
      <w:r w:rsidR="00EC276D" w:rsidRPr="005C5123">
        <w:t>, 0.2</w:t>
      </w:r>
      <w:ins w:id="2" w:author="Martin, Greta Katherine" w:date="2025-08-07T10:49:00Z" w16du:dateUtc="2025-08-07T14:49:00Z">
        <w:r w:rsidR="005C5123">
          <w:t>66</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58FB87A3"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53BEB56A" w:rsidR="00222625" w:rsidRPr="00E150CA" w:rsidRDefault="00222625" w:rsidP="00551D54">
      <w:pPr>
        <w:rPr>
          <w:b/>
          <w:bCs/>
        </w:rPr>
      </w:pPr>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67801D4C"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4" w:author="Martin, Greta Katherine" w:date="2025-08-07T10:50:00Z" w16du:dateUtc="2025-08-07T14:50:00Z">
        <w:r w:rsidR="005C5123">
          <w:t>19</w:t>
        </w:r>
      </w:ins>
      <w:del w:id="5" w:author="Martin, Greta Katherine" w:date="2025-08-07T10:50:00Z" w16du:dateUtc="2025-08-07T14:50:00Z">
        <w:r w:rsidR="00BB6EFB" w:rsidRPr="005C5123" w:rsidDel="005C5123">
          <w:delText>5</w:delText>
        </w:r>
      </w:del>
      <w:r w:rsidRPr="005C5123">
        <w:t xml:space="preserve">, </w:t>
      </w:r>
      <w:r w:rsidR="00BB6EFB" w:rsidRPr="005C5123">
        <w:t>0.2</w:t>
      </w:r>
      <w:ins w:id="6" w:author="Martin, Greta Katherine" w:date="2025-08-07T10:50:00Z" w16du:dateUtc="2025-08-07T14:50:00Z">
        <w:r w:rsidR="005C5123">
          <w:t>66</w:t>
        </w:r>
      </w:ins>
      <w:del w:id="7"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8" w:author="Martin, Greta Katherine" w:date="2025-08-07T11:16:00Z" w16du:dateUtc="2025-08-07T15:16:00Z">
        <w:r w:rsidR="00520382">
          <w:t>4</w:t>
        </w:r>
      </w:ins>
      <w:del w:id="9" w:author="Martin, Greta Katherine" w:date="2025-08-07T11:16:00Z" w16du:dateUtc="2025-08-07T15:16:00Z">
        <w:r w:rsidR="00085466" w:rsidRPr="00520382" w:rsidDel="00520382">
          <w:delText>5</w:delText>
        </w:r>
      </w:del>
      <w:r w:rsidR="00085466" w:rsidRPr="00520382">
        <w:t>.</w:t>
      </w:r>
      <w:ins w:id="10" w:author="Martin, Greta Katherine" w:date="2025-08-07T11:16:00Z" w16du:dateUtc="2025-08-07T15:16:00Z">
        <w:r w:rsidR="00520382">
          <w:t>19</w:t>
        </w:r>
      </w:ins>
      <w:del w:id="11" w:author="Martin, Greta Katherine" w:date="2025-08-07T11:16:00Z" w16du:dateUtc="2025-08-07T15:16:00Z">
        <w:r w:rsidR="00085466" w:rsidRPr="00520382" w:rsidDel="00520382">
          <w:delText>14</w:delText>
        </w:r>
      </w:del>
      <w:r w:rsidR="00085466" w:rsidRPr="00520382">
        <w:t xml:space="preserve">, </w:t>
      </w:r>
      <w:ins w:id="12" w:author="Martin, Greta Katherine" w:date="2025-08-07T11:16:00Z" w16du:dateUtc="2025-08-07T15:16:00Z">
        <w:r w:rsidR="00520382">
          <w:t>9</w:t>
        </w:r>
      </w:ins>
      <w:del w:id="13" w:author="Martin, Greta Katherine" w:date="2025-08-07T11:16:00Z" w16du:dateUtc="2025-08-07T15:16:00Z">
        <w:r w:rsidR="00085466" w:rsidRPr="00520382" w:rsidDel="00520382">
          <w:delText>11</w:delText>
        </w:r>
      </w:del>
      <w:r w:rsidR="00085466" w:rsidRPr="00520382">
        <w:t>.</w:t>
      </w:r>
      <w:ins w:id="14" w:author="Martin, Greta Katherine" w:date="2025-08-07T11:16:00Z" w16du:dateUtc="2025-08-07T15:16:00Z">
        <w:r w:rsidR="00520382">
          <w:t>87</w:t>
        </w:r>
      </w:ins>
      <w:del w:id="15" w:author="Martin, Greta Katherine" w:date="2025-08-07T11:16:00Z" w16du:dateUtc="2025-08-07T15:16:00Z">
        <w:r w:rsidR="00085466" w:rsidRPr="00520382" w:rsidDel="00520382">
          <w:delText>00</w:delText>
        </w:r>
      </w:del>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16" w:author="Martin, Greta Katherine" w:date="2025-08-07T11:16:00Z" w16du:dateUtc="2025-08-07T15:16:00Z">
        <w:r w:rsidR="00520382">
          <w:t>48</w:t>
        </w:r>
      </w:ins>
      <w:del w:id="17" w:author="Martin, Greta Katherine" w:date="2025-08-07T11:16:00Z" w16du:dateUtc="2025-08-07T15:16:00Z">
        <w:r w:rsidR="00B75AD6" w:rsidRPr="00520382" w:rsidDel="00520382">
          <w:delText>70</w:delText>
        </w:r>
      </w:del>
      <w:r w:rsidR="00B75AD6" w:rsidRPr="00520382">
        <w:t xml:space="preserve">, </w:t>
      </w:r>
      <w:ins w:id="18" w:author="Martin, Greta Katherine" w:date="2025-08-07T11:17:00Z" w16du:dateUtc="2025-08-07T15:17:00Z">
        <w:r w:rsidR="00520382">
          <w:t>5.87</w:t>
        </w:r>
      </w:ins>
      <w:del w:id="19"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20" w:author="Martin, Greta Katherine" w:date="2025-08-07T11:18:00Z" w16du:dateUtc="2025-08-07T15:18:00Z">
        <w:r w:rsidR="00520382">
          <w:t>4</w:t>
        </w:r>
      </w:ins>
      <w:r w:rsidR="00DD7A8E">
        <w:t xml:space="preserve"> (</w:t>
      </w:r>
      <w:r w:rsidR="00B75AD6">
        <w:t>95%</w:t>
      </w:r>
      <w:r w:rsidR="00E57E5E">
        <w:t xml:space="preserve"> </w:t>
      </w:r>
      <w:r w:rsidR="00B75AD6">
        <w:t>CI: 2.</w:t>
      </w:r>
      <w:ins w:id="21" w:author="Martin, Greta Katherine" w:date="2025-08-07T11:19:00Z" w16du:dateUtc="2025-08-07T15:19:00Z">
        <w:r w:rsidR="00520382">
          <w:t>06</w:t>
        </w:r>
      </w:ins>
      <w:del w:id="22" w:author="Martin, Greta Katherine" w:date="2025-08-07T11:19:00Z" w16du:dateUtc="2025-08-07T15:19:00Z">
        <w:r w:rsidR="00B75AD6" w:rsidDel="00520382">
          <w:delText>17</w:delText>
        </w:r>
      </w:del>
      <w:r w:rsidR="00B75AD6">
        <w:t xml:space="preserve">, </w:t>
      </w:r>
      <w:ins w:id="23" w:author="Martin, Greta Katherine" w:date="2025-08-07T11:19:00Z" w16du:dateUtc="2025-08-07T15:19:00Z">
        <w:r w:rsidR="00520382">
          <w:t>4.79</w:t>
        </w:r>
      </w:ins>
      <w:del w:id="24"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25" w:author="Martin, Greta Katherine" w:date="2025-08-07T11:19:00Z" w16du:dateUtc="2025-08-07T15:19:00Z">
        <w:r w:rsidR="00520382">
          <w:t>74</w:t>
        </w:r>
      </w:ins>
      <w:del w:id="26" w:author="Martin, Greta Katherine" w:date="2025-08-07T11:19:00Z" w16du:dateUtc="2025-08-07T15:19:00Z">
        <w:r w:rsidR="00B75AD6" w:rsidDel="00520382">
          <w:delText>99</w:delText>
        </w:r>
      </w:del>
      <w:r w:rsidR="00B75AD6">
        <w:t xml:space="preserve">, </w:t>
      </w:r>
      <w:ins w:id="27" w:author="Martin, Greta Katherine" w:date="2025-08-07T11:19:00Z" w16du:dateUtc="2025-08-07T15:19:00Z">
        <w:r w:rsidR="00520382">
          <w:t>6</w:t>
        </w:r>
      </w:ins>
      <w:del w:id="28" w:author="Martin, Greta Katherine" w:date="2025-08-07T11:19:00Z" w16du:dateUtc="2025-08-07T15:19:00Z">
        <w:r w:rsidR="00B75AD6" w:rsidDel="00520382">
          <w:delText>7</w:delText>
        </w:r>
      </w:del>
      <w:r w:rsidR="00B75AD6">
        <w:t>.</w:t>
      </w:r>
      <w:ins w:id="29" w:author="Martin, Greta Katherine" w:date="2025-08-07T11:19:00Z" w16du:dateUtc="2025-08-07T15:19:00Z">
        <w:r w:rsidR="00520382">
          <w:t>40</w:t>
        </w:r>
      </w:ins>
      <w:del w:id="30"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31" w:author="Martin, Greta Katherine" w:date="2025-08-07T11:33:00Z" w16du:dateUtc="2025-08-07T15:33:00Z">
        <w:r w:rsidR="00807A05">
          <w:t>2</w:t>
        </w:r>
      </w:ins>
      <w:del w:id="32" w:author="Martin, Greta Katherine" w:date="2025-08-07T11:33:00Z" w16du:dateUtc="2025-08-07T15:33:00Z">
        <w:r w:rsidR="00B75AD6" w:rsidDel="00807A05">
          <w:delText>3</w:delText>
        </w:r>
      </w:del>
      <w:r w:rsidR="00B75AD6">
        <w:t>,</w:t>
      </w:r>
      <w:ins w:id="33" w:author="Martin, Greta Katherine" w:date="2025-08-07T11:33:00Z" w16du:dateUtc="2025-08-07T15:33:00Z">
        <w:r w:rsidR="00807A05">
          <w:t>2</w:t>
        </w:r>
      </w:ins>
      <w:del w:id="34" w:author="Martin, Greta Katherine" w:date="2025-08-07T11:33:00Z" w16du:dateUtc="2025-08-07T15:33:00Z">
        <w:r w:rsidR="008A51B6" w:rsidDel="00807A05">
          <w:delText>3</w:delText>
        </w:r>
      </w:del>
      <w:r w:rsidR="008A51B6">
        <w:t>00</w:t>
      </w:r>
      <w:r w:rsidR="00B75AD6">
        <w:t xml:space="preserve">, </w:t>
      </w:r>
      <w:ins w:id="35" w:author="Martin, Greta Katherine" w:date="2025-08-07T11:33:00Z" w16du:dateUtc="2025-08-07T15:33:00Z">
        <w:r w:rsidR="00807A05">
          <w:t>28</w:t>
        </w:r>
      </w:ins>
      <w:del w:id="36" w:author="Martin, Greta Katherine" w:date="2025-08-07T11:33:00Z" w16du:dateUtc="2025-08-07T15:33:00Z">
        <w:r w:rsidR="00B75AD6" w:rsidDel="00807A05">
          <w:delText>36</w:delText>
        </w:r>
      </w:del>
      <w:r w:rsidR="00B75AD6">
        <w:t>,</w:t>
      </w:r>
      <w:ins w:id="37" w:author="Martin, Greta Katherine" w:date="2025-08-07T11:33:00Z" w16du:dateUtc="2025-08-07T15:33:00Z">
        <w:r w:rsidR="00807A05">
          <w:t>9</w:t>
        </w:r>
      </w:ins>
      <w:del w:id="38"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39" w:author="Martin, Greta Katherine" w:date="2025-08-07T11:33:00Z" w16du:dateUtc="2025-08-07T15:33:00Z">
        <w:r w:rsidR="00807A05">
          <w:t>5</w:t>
        </w:r>
      </w:ins>
      <w:del w:id="40" w:author="Martin, Greta Katherine" w:date="2025-08-07T11:33:00Z" w16du:dateUtc="2025-08-07T15:33:00Z">
        <w:r w:rsidR="008A51B6" w:rsidDel="00807A05">
          <w:delText>6</w:delText>
        </w:r>
      </w:del>
      <w:r w:rsidR="008A51B6">
        <w:t>,</w:t>
      </w:r>
      <w:ins w:id="41" w:author="Martin, Greta Katherine" w:date="2025-08-07T11:34:00Z" w16du:dateUtc="2025-08-07T15:34:00Z">
        <w:r w:rsidR="00807A05">
          <w:t>5</w:t>
        </w:r>
      </w:ins>
      <w:del w:id="42" w:author="Martin, Greta Katherine" w:date="2025-08-07T11:33:00Z" w16du:dateUtc="2025-08-07T15:33:00Z">
        <w:r w:rsidR="008A51B6" w:rsidDel="00807A05">
          <w:delText>0</w:delText>
        </w:r>
      </w:del>
      <w:r w:rsidR="008A51B6">
        <w:t>00</w:t>
      </w:r>
      <w:r w:rsidR="00B75AD6">
        <w:t>, 1</w:t>
      </w:r>
      <w:ins w:id="43" w:author="Martin, Greta Katherine" w:date="2025-08-07T11:34:00Z" w16du:dateUtc="2025-08-07T15:34:00Z">
        <w:r w:rsidR="00807A05">
          <w:t>2,</w:t>
        </w:r>
      </w:ins>
      <w:del w:id="44"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36643158"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del w:id="45" w:author="Martin, Greta Katherine" w:date="2025-08-07T11:36:00Z" w16du:dateUtc="2025-08-07T15:36:00Z">
        <w:r w:rsidR="00346FF4" w:rsidDel="00C92D01">
          <w:delText>0</w:delText>
        </w:r>
      </w:del>
      <w:r w:rsidR="002D71DD">
        <w:t>9</w:t>
      </w:r>
      <w:ins w:id="46" w:author="Martin, Greta Katherine" w:date="2025-08-07T11:36:00Z" w16du:dateUtc="2025-08-07T15:36:00Z">
        <w:r w:rsidR="00C92D01">
          <w:t>0</w:t>
        </w:r>
      </w:ins>
      <w:r w:rsidR="002D71DD">
        <w:t xml:space="preserve"> (95% CI: 0.</w:t>
      </w:r>
      <w:ins w:id="47" w:author="Martin, Greta Katherine" w:date="2025-08-07T11:36:00Z" w16du:dateUtc="2025-08-07T15:36:00Z">
        <w:r w:rsidR="00C92D01">
          <w:t>53</w:t>
        </w:r>
      </w:ins>
      <w:del w:id="48" w:author="Martin, Greta Katherine" w:date="2025-08-07T11:36:00Z" w16du:dateUtc="2025-08-07T15:36:00Z">
        <w:r w:rsidR="002D71DD" w:rsidDel="00C92D01">
          <w:delText>60</w:delText>
        </w:r>
      </w:del>
      <w:r w:rsidR="002D71DD">
        <w:t>, 1.</w:t>
      </w:r>
      <w:ins w:id="49" w:author="Martin, Greta Katherine" w:date="2025-08-07T11:36:00Z" w16du:dateUtc="2025-08-07T15:36:00Z">
        <w:r w:rsidR="00C92D01">
          <w:t>27</w:t>
        </w:r>
      </w:ins>
      <w:del w:id="50"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51" w:author="Martin, Greta Katherine" w:date="2025-08-07T11:37:00Z" w16du:dateUtc="2025-08-07T15:37:00Z">
        <w:r w:rsidR="00C92D01">
          <w:t>08</w:t>
        </w:r>
      </w:ins>
      <w:del w:id="52"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53" w:author="Martin, Greta Katherine" w:date="2025-08-07T11:37:00Z" w16du:dateUtc="2025-08-07T15:37:00Z">
        <w:r w:rsidR="00C92D01">
          <w:t>60</w:t>
        </w:r>
      </w:ins>
      <w:del w:id="54" w:author="Martin, Greta Katherine" w:date="2025-08-07T11:37:00Z" w16du:dateUtc="2025-08-07T15:37:00Z">
        <w:r w:rsidR="002D71DD" w:rsidDel="00C92D01">
          <w:delText>75</w:delText>
        </w:r>
      </w:del>
      <w:r w:rsidR="002D71DD">
        <w:t xml:space="preserve">, </w:t>
      </w:r>
      <w:ins w:id="55" w:author="Martin, Greta Katherine" w:date="2025-08-07T11:37:00Z" w16du:dateUtc="2025-08-07T15:37:00Z">
        <w:r w:rsidR="00C92D01">
          <w:t>3.73</w:t>
        </w:r>
      </w:ins>
      <w:del w:id="56"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57" w:author="Martin, Greta Katherine" w:date="2025-08-07T11:37:00Z" w16du:dateUtc="2025-08-07T15:37:00Z">
        <w:r w:rsidR="00C92D01">
          <w:t>55</w:t>
        </w:r>
      </w:ins>
      <w:del w:id="58" w:author="Martin, Greta Katherine" w:date="2025-08-07T11:37:00Z" w16du:dateUtc="2025-08-07T15:37:00Z">
        <w:r w:rsidR="002D71DD" w:rsidDel="00C92D01">
          <w:delText>88</w:delText>
        </w:r>
      </w:del>
      <w:r w:rsidR="002D71DD">
        <w:t xml:space="preserve">, </w:t>
      </w:r>
      <w:del w:id="59" w:author="Martin, Greta Katherine" w:date="2025-08-07T11:37:00Z" w16du:dateUtc="2025-08-07T15:37:00Z">
        <w:r w:rsidR="002D71DD" w:rsidDel="00C92D01">
          <w:delText>7.31</w:delText>
        </w:r>
      </w:del>
      <w:ins w:id="60" w:author="Martin, Greta Katherine" w:date="2025-08-07T11:37:00Z" w16du:dateUtc="2025-08-07T15:37:00Z">
        <w:r w:rsidR="00C92D01">
          <w:t>6.0</w:t>
        </w:r>
      </w:ins>
      <w:ins w:id="61"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62" w:author="Martin, Greta Katherine" w:date="2025-08-07T11:43:00Z" w16du:dateUtc="2025-08-07T15:43:00Z">
        <w:r w:rsidR="00C92D01">
          <w:t xml:space="preserve">1,800, </w:t>
        </w:r>
      </w:ins>
      <w:del w:id="63"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64"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65" w:author="Martin, Greta Katherine" w:date="2025-08-07T11:43:00Z" w16du:dateUtc="2025-08-07T15:43:00Z">
        <w:r w:rsidR="0063460D">
          <w:t>6</w:t>
        </w:r>
      </w:ins>
      <w:del w:id="66" w:author="Martin, Greta Katherine" w:date="2025-08-07T11:43:00Z" w16du:dateUtc="2025-08-07T15:43:00Z">
        <w:r w:rsidR="009D4513" w:rsidDel="0063460D">
          <w:delText>7</w:delText>
        </w:r>
      </w:del>
      <w:r w:rsidR="009D4513">
        <w:t>,</w:t>
      </w:r>
      <w:ins w:id="67" w:author="Martin, Greta Katherine" w:date="2025-08-07T11:44:00Z" w16du:dateUtc="2025-08-07T15:44:00Z">
        <w:r w:rsidR="0063460D">
          <w:t>5</w:t>
        </w:r>
      </w:ins>
      <w:del w:id="68" w:author="Martin, Greta Katherine" w:date="2025-08-07T11:44:00Z" w16du:dateUtc="2025-08-07T15:44:00Z">
        <w:r w:rsidR="009D4513" w:rsidDel="0063460D">
          <w:delText>3</w:delText>
        </w:r>
      </w:del>
      <w:r w:rsidR="009D4513">
        <w:t>0</w:t>
      </w:r>
      <w:r w:rsidR="008A51B6">
        <w:t>0</w:t>
      </w:r>
      <w:r w:rsidR="009D4513">
        <w:t>, 1</w:t>
      </w:r>
      <w:ins w:id="69" w:author="Martin, Greta Katherine" w:date="2025-08-07T11:44:00Z" w16du:dateUtc="2025-08-07T15:44:00Z">
        <w:r w:rsidR="0063460D">
          <w:t>5</w:t>
        </w:r>
      </w:ins>
      <w:del w:id="70" w:author="Martin, Greta Katherine" w:date="2025-08-07T11:44:00Z" w16du:dateUtc="2025-08-07T15:44:00Z">
        <w:r w:rsidR="009D4513" w:rsidDel="0063460D">
          <w:delText>0</w:delText>
        </w:r>
      </w:del>
      <w:r w:rsidR="009D4513">
        <w:t>,</w:t>
      </w:r>
      <w:ins w:id="71" w:author="Martin, Greta Katherine" w:date="2025-08-07T11:44:00Z" w16du:dateUtc="2025-08-07T15:44:00Z">
        <w:r w:rsidR="0063460D">
          <w:t>3</w:t>
        </w:r>
      </w:ins>
      <w:del w:id="72"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73" w:author="Martin, Greta Katherine" w:date="2025-08-07T11:44:00Z" w16du:dateUtc="2025-08-07T15:44:00Z">
        <w:r w:rsidR="0063460D">
          <w:t>0</w:t>
        </w:r>
      </w:ins>
      <w:del w:id="74" w:author="Martin, Greta Katherine" w:date="2025-08-07T11:44:00Z" w16du:dateUtc="2025-08-07T15:44:00Z">
        <w:r w:rsidR="009D4513" w:rsidDel="0063460D">
          <w:delText>1</w:delText>
        </w:r>
      </w:del>
      <w:r w:rsidR="009D4513">
        <w:t>,</w:t>
      </w:r>
      <w:ins w:id="75" w:author="Martin, Greta Katherine" w:date="2025-08-07T11:44:00Z" w16du:dateUtc="2025-08-07T15:44:00Z">
        <w:r w:rsidR="0063460D">
          <w:t>4</w:t>
        </w:r>
      </w:ins>
      <w:del w:id="76" w:author="Martin, Greta Katherine" w:date="2025-08-07T11:44:00Z" w16du:dateUtc="2025-08-07T15:44:00Z">
        <w:r w:rsidR="009D4513" w:rsidDel="0063460D">
          <w:delText>3</w:delText>
        </w:r>
      </w:del>
      <w:r w:rsidR="009D4513">
        <w:t>0</w:t>
      </w:r>
      <w:r w:rsidR="008A51B6">
        <w:t>0</w:t>
      </w:r>
      <w:r w:rsidR="009D4513">
        <w:t>, 2</w:t>
      </w:r>
      <w:ins w:id="77" w:author="Martin, Greta Katherine" w:date="2025-08-07T11:44:00Z" w16du:dateUtc="2025-08-07T15:44:00Z">
        <w:r w:rsidR="0063460D">
          <w:t>4</w:t>
        </w:r>
      </w:ins>
      <w:del w:id="78" w:author="Martin, Greta Katherine" w:date="2025-08-07T11:44:00Z" w16du:dateUtc="2025-08-07T15:44:00Z">
        <w:r w:rsidR="009D4513" w:rsidDel="0063460D">
          <w:delText>9</w:delText>
        </w:r>
      </w:del>
      <w:r w:rsidR="009D4513">
        <w:t>,</w:t>
      </w:r>
      <w:ins w:id="79" w:author="Martin, Greta Katherine" w:date="2025-08-07T11:44:00Z" w16du:dateUtc="2025-08-07T15:44:00Z">
        <w:r w:rsidR="0063460D">
          <w:t>2</w:t>
        </w:r>
      </w:ins>
      <w:del w:id="80"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2BE157A5"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81" w:author="Martin, Greta Katherine" w:date="2025-08-07T11:46:00Z" w16du:dateUtc="2025-08-07T15:46:00Z">
        <w:r w:rsidR="001902C7">
          <w:t>19</w:t>
        </w:r>
      </w:ins>
      <w:del w:id="82" w:author="Martin, Greta Katherine" w:date="2025-08-07T11:46:00Z" w16du:dateUtc="2025-08-07T15:46:00Z">
        <w:r w:rsidR="00E33108" w:rsidDel="001902C7">
          <w:delText>5</w:delText>
        </w:r>
      </w:del>
      <w:r w:rsidR="00E33108">
        <w:t>, 0.2</w:t>
      </w:r>
      <w:ins w:id="83" w:author="Martin, Greta Katherine" w:date="2025-08-07T11:46:00Z" w16du:dateUtc="2025-08-07T15:46:00Z">
        <w:r w:rsidR="001902C7">
          <w:t>66</w:t>
        </w:r>
      </w:ins>
      <w:del w:id="84"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530B04CD" w:rsidR="00951FAF" w:rsidRDefault="00190084" w:rsidP="00551D54">
      <w:pPr>
        <w:rPr>
          <w:ins w:id="85" w:author="Martin, Greta Katherine" w:date="2025-08-05T14:34:00Z" w16du:dateUtc="2025-08-05T18:34:00Z"/>
        </w:rPr>
      </w:pPr>
      <w:r w:rsidRPr="00741FA6">
        <w:rPr>
          <w:color w:val="000000" w:themeColor="text1"/>
        </w:rPr>
        <w:t>There are several key limitations to our study. We use one exposure-response function globally that is based</w:t>
      </w:r>
      <w:del w:id="86" w:author="Martin, Greta Katherine" w:date="2025-08-06T09:35:00Z" w16du:dateUtc="2025-08-06T13:35:00Z">
        <w:r w:rsidRPr="00741FA6" w:rsidDel="004D2877">
          <w:rPr>
            <w:color w:val="000000" w:themeColor="text1"/>
          </w:rPr>
          <w:delText xml:space="preserve"> on</w:delText>
        </w:r>
      </w:del>
      <w:r w:rsidRPr="00741FA6">
        <w:rPr>
          <w:color w:val="000000" w:themeColor="text1"/>
        </w:rPr>
        <w:t xml:space="preserve"> primarily </w:t>
      </w:r>
      <w:ins w:id="87" w:author="Martin, Greta Katherine" w:date="2025-08-06T09:35:00Z" w16du:dateUtc="2025-08-06T13:35:00Z">
        <w:r w:rsidR="004D2877">
          <w:rPr>
            <w:color w:val="000000" w:themeColor="text1"/>
          </w:rPr>
          <w:t xml:space="preserve">on </w:t>
        </w:r>
      </w:ins>
      <w:r w:rsidRPr="00741FA6">
        <w:rPr>
          <w:color w:val="000000" w:themeColor="text1"/>
        </w:rPr>
        <w:t xml:space="preserve">European and North American </w:t>
      </w:r>
      <w:del w:id="88" w:author="Martin, Greta Katherine" w:date="2025-08-06T09:35:00Z" w16du:dateUtc="2025-08-06T13:35:00Z">
        <w:r w:rsidRPr="00741FA6" w:rsidDel="004D2877">
          <w:rPr>
            <w:color w:val="000000" w:themeColor="text1"/>
          </w:rPr>
          <w:delText>populations</w:delText>
        </w:r>
      </w:del>
      <w:ins w:id="89" w:author="Martin, Greta Katherine" w:date="2025-08-06T09:35:00Z" w16du:dateUtc="2025-08-06T13:35:00Z">
        <w:r w:rsidR="004D2877">
          <w:rPr>
            <w:color w:val="000000" w:themeColor="text1"/>
          </w:rPr>
          <w:t>studies</w:t>
        </w:r>
      </w:ins>
      <w:ins w:id="90" w:author="Martin, Greta Katherine" w:date="2025-08-06T09:36:00Z" w16du:dateUtc="2025-08-06T13:36:00Z">
        <w:r w:rsidR="004D2877">
          <w:rPr>
            <w:color w:val="000000" w:themeColor="text1"/>
          </w:rPr>
          <w:t xml:space="preserve"> in temperate and continental climate zones</w:t>
        </w:r>
      </w:ins>
      <w:ins w:id="91" w:author="Martin, Greta Katherine" w:date="2025-08-06T09:24:00Z" w16du:dateUtc="2025-08-06T13:24:00Z">
        <w:r w:rsidR="004D2877">
          <w:rPr>
            <w:color w:val="000000" w:themeColor="text1"/>
          </w:rPr>
          <w:t>,</w:t>
        </w:r>
      </w:ins>
      <w:ins w:id="92" w:author="Martin, Greta Katherine" w:date="2025-08-06T09:27:00Z" w16du:dateUtc="2025-08-06T13:27:00Z">
        <w:r w:rsidR="004D2877">
          <w:t xml:space="preserve"> where g</w:t>
        </w:r>
      </w:ins>
      <w:del w:id="93"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94" w:author="Martin, Greta Katherine" w:date="2025-08-05T17:47:00Z" w:name="move205308491"/>
      <w:moveTo w:id="95" w:author="Martin, Greta Katherine" w:date="2025-08-05T17:47:00Z" w16du:dateUtc="2025-08-05T21:47:00Z">
        <w:del w:id="96" w:author="Martin, Greta Katherine" w:date="2025-08-05T17:48:00Z" w16du:dateUtc="2025-08-05T21:48:00Z">
          <w:r w:rsidR="0035526C" w:rsidDel="0035526C">
            <w:delText>Additionally, g</w:delText>
          </w:r>
        </w:del>
        <w:r w:rsidR="0035526C">
          <w:t>reenspace is relatively high</w:t>
        </w:r>
        <w:del w:id="97" w:author="Martin, Greta Katherine" w:date="2025-08-06T09:30:00Z" w16du:dateUtc="2025-08-06T13:30:00Z">
          <w:r w:rsidR="0035526C" w:rsidDel="004D2877">
            <w:delText xml:space="preserve"> </w:delText>
          </w:r>
        </w:del>
        <w:del w:id="98" w:author="Martin, Greta Katherine" w:date="2025-08-06T09:27:00Z" w16du:dateUtc="2025-08-06T13:27:00Z">
          <w:r w:rsidR="0035526C" w:rsidDel="004D2877">
            <w:delText>in North American and European cities, meaning that</w:delText>
          </w:r>
        </w:del>
      </w:moveTo>
      <w:ins w:id="99" w:author="Martin, Greta Katherine" w:date="2025-08-06T09:35:00Z" w16du:dateUtc="2025-08-06T13:35:00Z">
        <w:r w:rsidR="004D2877">
          <w:t>. Thus,</w:t>
        </w:r>
      </w:ins>
      <w:moveTo w:id="100" w:author="Martin, Greta Katherine" w:date="2025-08-05T17:47:00Z" w16du:dateUtc="2025-08-05T21:47:00Z">
        <w:r w:rsidR="0035526C">
          <w:t xml:space="preserve"> fewer data points contribute to the exposure-response curve at </w:t>
        </w:r>
      </w:moveTo>
      <w:ins w:id="101" w:author="Martin, Greta Katherine" w:date="2025-08-06T09:36:00Z" w16du:dateUtc="2025-08-06T13:36:00Z">
        <w:r w:rsidR="004D2877">
          <w:t xml:space="preserve">very high or </w:t>
        </w:r>
      </w:ins>
      <w:moveTo w:id="102" w:author="Martin, Greta Katherine" w:date="2025-08-05T17:47:00Z" w16du:dateUtc="2025-08-05T21:47:00Z">
        <w:r w:rsidR="0035526C">
          <w:t>low</w:t>
        </w:r>
        <w:del w:id="103" w:author="Martin, Greta Katherine" w:date="2025-08-06T09:36:00Z" w16du:dateUtc="2025-08-06T13:36:00Z">
          <w:r w:rsidR="0035526C" w:rsidDel="004D2877">
            <w:delText>er</w:delText>
          </w:r>
        </w:del>
        <w:r w:rsidR="0035526C">
          <w:t xml:space="preserve"> NDVI levels. </w:t>
        </w:r>
      </w:moveTo>
      <w:moveToRangeEnd w:id="94"/>
      <w:r w:rsidRPr="00741FA6">
        <w:rPr>
          <w:color w:val="000000" w:themeColor="text1"/>
        </w:rPr>
        <w:t xml:space="preserve">The relationship between NDVI and all-cause mortality may be related to </w:t>
      </w:r>
      <w:del w:id="104" w:author="Martin, Greta Katherine" w:date="2025-08-05T17:49:00Z" w16du:dateUtc="2025-08-05T21:49:00Z">
        <w:r w:rsidRPr="00741FA6" w:rsidDel="0035526C">
          <w:rPr>
            <w:color w:val="000000" w:themeColor="text1"/>
          </w:rPr>
          <w:delText xml:space="preserve">many </w:delText>
        </w:r>
      </w:del>
      <w:ins w:id="105"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06"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07" w:author="Martin, Greta Katherine" w:date="2025-08-06T09:35:00Z" w16du:dateUtc="2025-08-06T13:35:00Z">
        <w:r w:rsidR="004D2877">
          <w:rPr>
            <w:color w:val="000000" w:themeColor="text1"/>
          </w:rPr>
          <w:t xml:space="preserve"> and climate</w:t>
        </w:r>
      </w:ins>
      <w:r w:rsidRPr="00741FA6">
        <w:rPr>
          <w:color w:val="000000" w:themeColor="text1"/>
        </w:rPr>
        <w:t xml:space="preserve">. </w:t>
      </w:r>
      <w:r w:rsidR="00F80B47" w:rsidRPr="00741FA6">
        <w:rPr>
          <w:color w:val="000000" w:themeColor="text1"/>
        </w:rPr>
        <w:t xml:space="preserve">To address this, we chose a large-scale meta-analysis </w:t>
      </w:r>
      <w:ins w:id="108" w:author="Martin, Greta Katherine" w:date="2025-08-06T09:33:00Z" w16du:dateUtc="2025-08-06T13:33:00Z">
        <w:r w:rsidR="004D2877">
          <w:rPr>
            <w:color w:val="000000" w:themeColor="text1"/>
          </w:rPr>
          <w:t xml:space="preserve">that includes populations from the Northern America, Eastern Asia, Southern and Western Europe, and Australia and New Zealand regions, </w:t>
        </w:r>
      </w:ins>
      <w:ins w:id="109" w:author="Martin, Greta Katherine" w:date="2025-08-06T09:38:00Z" w16du:dateUtc="2025-08-06T13:38:00Z">
        <w:r w:rsidR="004D2877">
          <w:rPr>
            <w:color w:val="000000" w:themeColor="text1"/>
          </w:rPr>
          <w:t>wit</w:t>
        </w:r>
      </w:ins>
      <w:ins w:id="110" w:author="Martin, Greta Katherine" w:date="2025-08-06T09:39:00Z" w16du:dateUtc="2025-08-06T13:39:00Z">
        <w:r w:rsidR="004D2877">
          <w:rPr>
            <w:color w:val="000000" w:themeColor="text1"/>
          </w:rPr>
          <w:t xml:space="preserve">h </w:t>
        </w:r>
      </w:ins>
      <w:ins w:id="111" w:author="Martin, Greta Katherine" w:date="2025-08-06T09:40:00Z" w16du:dateUtc="2025-08-06T13:40:00Z">
        <w:r w:rsidR="004D2877">
          <w:rPr>
            <w:color w:val="000000" w:themeColor="text1"/>
          </w:rPr>
          <w:t xml:space="preserve">significant </w:t>
        </w:r>
      </w:ins>
      <w:ins w:id="112" w:author="Martin, Greta Katherine" w:date="2025-08-06T09:37:00Z" w16du:dateUtc="2025-08-06T13:37:00Z">
        <w:r w:rsidR="004D2877">
          <w:rPr>
            <w:color w:val="000000" w:themeColor="text1"/>
          </w:rPr>
          <w:t>representation of temperate</w:t>
        </w:r>
      </w:ins>
      <w:ins w:id="113" w:author="Martin, Greta Katherine" w:date="2025-08-06T09:39:00Z" w16du:dateUtc="2025-08-06T13:39:00Z">
        <w:r w:rsidR="004D2877">
          <w:rPr>
            <w:color w:val="000000" w:themeColor="text1"/>
          </w:rPr>
          <w:t xml:space="preserve"> and </w:t>
        </w:r>
      </w:ins>
      <w:ins w:id="114" w:author="Martin, Greta Katherine" w:date="2025-08-06T09:37:00Z" w16du:dateUtc="2025-08-06T13:37:00Z">
        <w:r w:rsidR="004D2877">
          <w:rPr>
            <w:color w:val="000000" w:themeColor="text1"/>
          </w:rPr>
          <w:t>continental</w:t>
        </w:r>
      </w:ins>
      <w:ins w:id="115" w:author="Martin, Greta Katherine" w:date="2025-08-06T09:39:00Z" w16du:dateUtc="2025-08-06T13:39:00Z">
        <w:r w:rsidR="004D2877">
          <w:rPr>
            <w:color w:val="000000" w:themeColor="text1"/>
          </w:rPr>
          <w:t xml:space="preserve"> climates and limited inclusion of select</w:t>
        </w:r>
      </w:ins>
      <w:ins w:id="116" w:author="Martin, Greta Katherine" w:date="2025-08-06T09:37:00Z" w16du:dateUtc="2025-08-06T13:37:00Z">
        <w:r w:rsidR="004D2877">
          <w:rPr>
            <w:color w:val="000000" w:themeColor="text1"/>
          </w:rPr>
          <w:t xml:space="preserve"> arid</w:t>
        </w:r>
      </w:ins>
      <w:ins w:id="117" w:author="Martin, Greta Katherine" w:date="2025-08-06T09:39:00Z" w16du:dateUtc="2025-08-06T13:39:00Z">
        <w:r w:rsidR="004D2877">
          <w:rPr>
            <w:color w:val="000000" w:themeColor="text1"/>
          </w:rPr>
          <w:t xml:space="preserve"> </w:t>
        </w:r>
      </w:ins>
      <w:ins w:id="118" w:author="Martin, Greta Katherine" w:date="2025-08-06T09:37:00Z" w16du:dateUtc="2025-08-06T13:37:00Z">
        <w:r w:rsidR="004D2877">
          <w:rPr>
            <w:color w:val="000000" w:themeColor="text1"/>
          </w:rPr>
          <w:t>and tropical cities,</w:t>
        </w:r>
      </w:ins>
      <w:ins w:id="119" w:author="Martin, Greta Katherine" w:date="2025-08-06T09:33:00Z" w16du:dateUtc="2025-08-06T13:33:00Z">
        <w:r w:rsidR="004D2877">
          <w:rPr>
            <w:color w:val="000000" w:themeColor="text1"/>
          </w:rPr>
          <w:t xml:space="preserve"> </w:t>
        </w:r>
      </w:ins>
      <w:r w:rsidR="00F80B47" w:rsidRPr="00741FA6">
        <w:rPr>
          <w:color w:val="000000" w:themeColor="text1"/>
        </w:rPr>
        <w:t>to be as generalizable as possible.</w:t>
      </w:r>
      <w:ins w:id="120" w:author="Martin, Greta Katherine" w:date="2025-08-06T09:37:00Z" w16du:dateUtc="2025-08-06T13:37:00Z">
        <w:r w:rsidR="004D2877">
          <w:rPr>
            <w:color w:val="000000" w:themeColor="text1"/>
          </w:rPr>
          <w:t xml:space="preserve"> </w:t>
        </w:r>
      </w:ins>
      <w:ins w:id="121" w:author="Martin, Greta Katherine" w:date="2025-08-06T09:50:00Z" w16du:dateUtc="2025-08-06T13:50:00Z">
        <w:r w:rsidR="00760129">
          <w:t>T</w:t>
        </w:r>
      </w:ins>
      <w:ins w:id="122" w:author="Martin, Greta Katherine" w:date="2025-08-06T09:37:00Z" w16du:dateUtc="2025-08-06T13:37:00Z">
        <w:r w:rsidR="004D2877">
          <w:t xml:space="preserve">he uncertainty of our estimates is </w:t>
        </w:r>
      </w:ins>
      <w:ins w:id="123" w:author="Martin, Greta Katherine" w:date="2025-08-06T09:41:00Z" w16du:dateUtc="2025-08-06T13:41:00Z">
        <w:r w:rsidR="004D2877">
          <w:t>larger</w:t>
        </w:r>
      </w:ins>
      <w:ins w:id="124" w:author="Martin, Greta Katherine" w:date="2025-08-06T09:37:00Z" w16du:dateUtc="2025-08-06T13:37:00Z">
        <w:r w:rsidR="004D2877">
          <w:t xml:space="preserve"> for cities in regions and climate zones not </w:t>
        </w:r>
      </w:ins>
      <w:ins w:id="125" w:author="Martin, Greta Katherine" w:date="2025-08-06T09:41:00Z" w16du:dateUtc="2025-08-06T13:41:00Z">
        <w:r w:rsidR="004D2877">
          <w:t>well-</w:t>
        </w:r>
      </w:ins>
      <w:ins w:id="126" w:author="Martin, Greta Katherine" w:date="2025-08-06T09:37:00Z" w16du:dateUtc="2025-08-06T13:37:00Z">
        <w:r w:rsidR="004D2877">
          <w:t xml:space="preserve">represented by the meta-analysis. </w:t>
        </w:r>
      </w:ins>
      <w:del w:id="127"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28"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29" w:author="Martin, Greta Katherine" w:date="2025-08-05T14:45:00Z" w16du:dateUtc="2025-08-05T18:45:00Z">
        <w:r w:rsidR="00845FF9">
          <w:rPr>
            <w:color w:val="000000" w:themeColor="text1"/>
          </w:rPr>
          <w:t xml:space="preserve">. 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and found evidence that greenspace is associated with health through better air quality, increased physical activity, and reduced stre</w:t>
        </w:r>
      </w:ins>
      <w:ins w:id="130" w:author="Martin, Greta Katherine" w:date="2025-08-06T09:45:00Z" w16du:dateUtc="2025-08-06T13:45:00Z">
        <w:r w:rsidR="004675D0">
          <w:rPr>
            <w:color w:val="000000"/>
          </w:rPr>
          <w:t>ss</w:t>
        </w:r>
      </w:ins>
      <w:ins w:id="131" w:author="Martin, Greta Katherine" w:date="2025-08-06T09:48:00Z" w16du:dateUtc="2025-08-06T13:48:00Z">
        <w:r w:rsidR="004675D0">
          <w:rPr>
            <w:color w:val="000000"/>
          </w:rPr>
          <w:t>.</w:t>
        </w:r>
      </w:ins>
      <w:del w:id="132" w:author="Martin, Greta Katherine" w:date="2025-08-06T09:46:00Z" w16du:dateUtc="2025-08-06T13:46:00Z">
        <w:r w:rsidR="004675D0" w:rsidRPr="004675D0" w:rsidDel="004675D0">
          <w:rPr>
            <w:color w:val="000000"/>
            <w:vertAlign w:val="superscript"/>
            <w:rPrChange w:id="133" w:author="Martin, Greta Katherine" w:date="2025-08-06T09:48:00Z" w16du:dateUtc="2025-08-06T13:48:00Z">
              <w:rPr>
                <w:color w:val="000000"/>
              </w:rPr>
            </w:rPrChange>
          </w:rPr>
          <w:fldChar w:fldCharType="begin"/>
        </w:r>
        <w:r w:rsidR="004675D0" w:rsidRPr="004675D0" w:rsidDel="004675D0">
          <w:rPr>
            <w:color w:val="000000"/>
            <w:vertAlign w:val="superscript"/>
            <w:rPrChange w:id="134"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35"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36"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37" w:author="Martin, Greta Katherine" w:date="2025-08-06T09:48:00Z" w16du:dateUtc="2025-08-06T13:48:00Z">
              <w:rPr>
                <w:color w:val="000000"/>
              </w:rPr>
            </w:rPrChange>
          </w:rPr>
          <w:fldChar w:fldCharType="end"/>
        </w:r>
      </w:del>
      <w:del w:id="138" w:author="Martin, Greta Katherine" w:date="2025-08-06T09:45:00Z" w16du:dateUtc="2025-08-06T13:45:00Z">
        <w:r w:rsidR="004675D0" w:rsidRPr="004675D0" w:rsidDel="004675D0">
          <w:rPr>
            <w:color w:val="000000"/>
            <w:vertAlign w:val="superscript"/>
            <w:rPrChange w:id="139" w:author="Martin, Greta Katherine" w:date="2025-08-06T09:48:00Z" w16du:dateUtc="2025-08-06T13:48:00Z">
              <w:rPr>
                <w:color w:val="000000"/>
              </w:rPr>
            </w:rPrChange>
          </w:rPr>
          <w:fldChar w:fldCharType="begin"/>
        </w:r>
        <w:r w:rsidR="004675D0" w:rsidRPr="004675D0" w:rsidDel="004675D0">
          <w:rPr>
            <w:color w:val="000000"/>
            <w:vertAlign w:val="superscript"/>
            <w:rPrChange w:id="140"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41"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42"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43" w:author="Martin, Greta Katherine" w:date="2025-08-06T09:48:00Z" w16du:dateUtc="2025-08-06T13:48:00Z">
              <w:rPr>
                <w:color w:val="000000"/>
              </w:rPr>
            </w:rPrChange>
          </w:rPr>
          <w:fldChar w:fldCharType="end"/>
        </w:r>
      </w:del>
      <w:ins w:id="144" w:author="Martin, Greta Katherine" w:date="2025-08-06T09:48:00Z" w16du:dateUtc="2025-08-06T13:48:00Z">
        <w:r w:rsidR="004675D0">
          <w:rPr>
            <w:color w:val="000000"/>
            <w:vertAlign w:val="superscript"/>
          </w:rPr>
          <w:t>16</w:t>
        </w:r>
      </w:ins>
      <w:r w:rsidR="00F80B47" w:rsidRPr="00741FA6">
        <w:rPr>
          <w:color w:val="000000" w:themeColor="text1"/>
        </w:rPr>
        <w:t xml:space="preserve"> </w:t>
      </w:r>
      <w:del w:id="145"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146" w:author="Martin, Greta Katherine" w:date="2025-08-05T14:46:00Z" w16du:dateUtc="2025-08-05T18:46:00Z">
        <w:r w:rsidR="00845FF9">
          <w:rPr>
            <w:color w:val="000000" w:themeColor="text1"/>
          </w:rPr>
          <w:t xml:space="preserve">City </w:t>
        </w:r>
      </w:ins>
      <w:del w:id="147"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148" w:author="Martin, Greta Katherine" w:date="2025-08-05T14:46:00Z" w16du:dateUtc="2025-08-05T18:46:00Z">
        <w:r w:rsidRPr="00741FA6" w:rsidDel="00845FF9">
          <w:rPr>
            <w:color w:val="000000" w:themeColor="text1"/>
          </w:rPr>
          <w:delText xml:space="preserve">at </w:delText>
        </w:r>
      </w:del>
      <w:ins w:id="149"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150" w:author="Martin, Greta Katherine" w:date="2025-08-05T14:47:00Z" w16du:dateUtc="2025-08-05T18:47:00Z">
        <w:r w:rsidRPr="00741FA6" w:rsidDel="00845FF9">
          <w:rPr>
            <w:color w:val="000000" w:themeColor="text1"/>
          </w:rPr>
          <w:delText xml:space="preserve">other </w:delText>
        </w:r>
      </w:del>
      <w:ins w:id="151"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152" w:author="Martin, Greta Katherine" w:date="2025-08-05T14:46:00Z" w16du:dateUtc="2025-08-05T18:46:00Z">
        <w:r w:rsidR="00845FF9">
          <w:rPr>
            <w:color w:val="000000" w:themeColor="text1"/>
          </w:rPr>
          <w:t xml:space="preserve"> may </w:t>
        </w:r>
      </w:ins>
      <w:ins w:id="153" w:author="Martin, Greta Katherine" w:date="2025-08-05T14:47:00Z" w16du:dateUtc="2025-08-05T18:47:00Z">
        <w:r w:rsidR="00845FF9">
          <w:rPr>
            <w:color w:val="000000" w:themeColor="text1"/>
          </w:rPr>
          <w:t>impact the strength of the greenspace-health relationship across different cities</w:t>
        </w:r>
      </w:ins>
      <w:ins w:id="154" w:author="Martin, Greta Katherine" w:date="2025-08-05T14:48:00Z" w16du:dateUtc="2025-08-05T18:48:00Z">
        <w:r w:rsidR="00845FF9">
          <w:rPr>
            <w:color w:val="000000" w:themeColor="text1"/>
          </w:rPr>
          <w:t xml:space="preserve"> in addition to </w:t>
        </w:r>
      </w:ins>
      <w:del w:id="155" w:author="Martin, Greta Katherine" w:date="2025-08-05T14:48:00Z" w16du:dateUtc="2025-08-05T18:48:00Z">
        <w:r w:rsidRPr="00741FA6" w:rsidDel="00845FF9">
          <w:rPr>
            <w:color w:val="000000" w:themeColor="text1"/>
          </w:rPr>
          <w:delText>.</w:delText>
        </w:r>
      </w:del>
      <w:ins w:id="156" w:author="Martin, Greta Katherine" w:date="2025-08-05T14:48:00Z" w16du:dateUtc="2025-08-05T18:48:00Z">
        <w:r w:rsidR="00845FF9">
          <w:rPr>
            <w:color w:val="000000" w:themeColor="text1"/>
          </w:rPr>
          <w:t>i</w:t>
        </w:r>
      </w:ins>
      <w:del w:id="157"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158"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159" w:author="Martin, Greta Katherine" w:date="2025-08-05T17:45:00Z" w16du:dateUtc="2025-08-05T21:45:00Z">
        <w:r w:rsidR="0035526C">
          <w:t xml:space="preserve"> </w:t>
        </w:r>
      </w:ins>
      <w:del w:id="160" w:author="Martin, Greta Katherine" w:date="2025-08-06T09:37:00Z" w16du:dateUtc="2025-08-06T13:37:00Z">
        <w:r w:rsidR="00B050E8" w:rsidDel="004D2877">
          <w:delText xml:space="preserve"> </w:delText>
        </w:r>
      </w:del>
    </w:p>
    <w:p w14:paraId="04CDA42C" w14:textId="77777777" w:rsidR="00951FAF" w:rsidRDefault="00951FAF" w:rsidP="00551D54">
      <w:pPr>
        <w:rPr>
          <w:ins w:id="161" w:author="Martin, Greta Katherine" w:date="2025-08-05T14:34:00Z" w16du:dateUtc="2025-08-05T18:34:00Z"/>
        </w:rPr>
      </w:pPr>
    </w:p>
    <w:p w14:paraId="28D46362" w14:textId="2870F0E5" w:rsidR="00B050E8" w:rsidRDefault="00190084" w:rsidP="00551D54">
      <w:moveFromRangeStart w:id="162" w:author="Martin, Greta Katherine" w:date="2025-08-05T17:47:00Z" w:name="move205308491"/>
      <w:moveFrom w:id="163"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162"/>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164" w:author="Martin, Greta Katherine" w:date="2025-08-05T14:35:00Z" w16du:dateUtc="2025-08-05T18:35:00Z">
        <w:r w:rsidR="00951FAF">
          <w:t xml:space="preserve"> </w:t>
        </w:r>
      </w:ins>
      <w:ins w:id="165" w:author="Martin, Greta Katherine" w:date="2025-08-05T14:38:00Z" w16du:dateUtc="2025-08-05T18:38:00Z">
        <w:r w:rsidR="00951FAF">
          <w:t>Moreover, t</w:t>
        </w:r>
      </w:ins>
      <w:ins w:id="166" w:author="Martin, Greta Katherine" w:date="2025-08-05T14:36:00Z" w16du:dateUtc="2025-08-05T18:36:00Z">
        <w:r w:rsidR="00951FAF">
          <w:t xml:space="preserve">he studies included in the meta-analysis compare NDVI across </w:t>
        </w:r>
      </w:ins>
      <w:ins w:id="167" w:author="Martin, Greta Katherine" w:date="2025-08-05T14:37:00Z" w16du:dateUtc="2025-08-05T18:37:00Z">
        <w:r w:rsidR="00951FAF">
          <w:t xml:space="preserve">locations. Our study assumes that the mortality relationships found </w:t>
        </w:r>
      </w:ins>
      <w:ins w:id="168" w:author="Martin, Greta Katherine" w:date="2025-08-05T14:38:00Z" w16du:dateUtc="2025-08-05T18:38:00Z">
        <w:r w:rsidR="00C428C8">
          <w:t xml:space="preserve">when </w:t>
        </w:r>
      </w:ins>
      <w:ins w:id="169" w:author="Martin, Greta Katherine" w:date="2025-08-05T14:37:00Z" w16du:dateUtc="2025-08-05T18:37:00Z">
        <w:r w:rsidR="00951FAF">
          <w:t xml:space="preserve">comparing spatial differences in NDVI </w:t>
        </w:r>
      </w:ins>
      <w:ins w:id="170" w:author="Martin, Greta Katherine" w:date="2025-08-05T14:39:00Z" w16du:dateUtc="2025-08-05T18:39:00Z">
        <w:r w:rsidR="000B7149">
          <w:t>can be applied</w:t>
        </w:r>
        <w:r w:rsidR="00322DD1">
          <w:t xml:space="preserve"> </w:t>
        </w:r>
        <w:r w:rsidR="000B7149">
          <w:t>to</w:t>
        </w:r>
      </w:ins>
      <w:ins w:id="171" w:author="Martin, Greta Katherine" w:date="2025-08-05T14:37:00Z" w16du:dateUtc="2025-08-05T18:37:00Z">
        <w:r w:rsidR="00951FAF">
          <w:t xml:space="preserve"> tempor</w:t>
        </w:r>
      </w:ins>
      <w:ins w:id="172" w:author="Martin, Greta Katherine" w:date="2025-08-05T14:38:00Z" w16du:dateUtc="2025-08-05T18:38:00Z">
        <w:r w:rsidR="00951FAF">
          <w:t xml:space="preserve">al </w:t>
        </w:r>
      </w:ins>
      <w:ins w:id="173" w:author="Martin, Greta Katherine" w:date="2025-08-05T14:39:00Z" w16du:dateUtc="2025-08-05T18:39:00Z">
        <w:r w:rsidR="00322DD1">
          <w:t>differences</w:t>
        </w:r>
      </w:ins>
      <w:ins w:id="174"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w:t>
      </w:r>
      <w:r w:rsidR="00AA3F0D">
        <w:lastRenderedPageBreak/>
        <w:t xml:space="preserve">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7BFEA973"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DC38FF">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71140" w14:textId="77777777" w:rsidR="003B03A2" w:rsidRDefault="003B03A2" w:rsidP="00C814B5">
      <w:r>
        <w:separator/>
      </w:r>
    </w:p>
  </w:endnote>
  <w:endnote w:type="continuationSeparator" w:id="0">
    <w:p w14:paraId="174A213C" w14:textId="77777777" w:rsidR="003B03A2" w:rsidRDefault="003B03A2"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CFD9C" w14:textId="77777777" w:rsidR="003B03A2" w:rsidRDefault="003B03A2" w:rsidP="00C814B5">
      <w:r>
        <w:separator/>
      </w:r>
    </w:p>
  </w:footnote>
  <w:footnote w:type="continuationSeparator" w:id="0">
    <w:p w14:paraId="4CD14B5E" w14:textId="77777777" w:rsidR="003B03A2" w:rsidRDefault="003B03A2"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03A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19</Pages>
  <Words>22741</Words>
  <Characters>129624</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13</cp:revision>
  <cp:lastPrinted>2025-02-18T18:29:00Z</cp:lastPrinted>
  <dcterms:created xsi:type="dcterms:W3CDTF">2025-08-05T22:16:00Z</dcterms:created>
  <dcterms:modified xsi:type="dcterms:W3CDTF">2025-08-07T15:47:00Z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