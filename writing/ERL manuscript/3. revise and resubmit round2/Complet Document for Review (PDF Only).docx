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49424E77"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2EFE1B84" w:rsidR="00F73B7D" w:rsidRPr="00741FA6"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EC276D">
        <w:t xml:space="preserve">mean of </w:t>
      </w:r>
      <w:r w:rsidR="00EC276D" w:rsidRPr="005C5123">
        <w:t>0.19 (95% CI: 0.1</w:t>
      </w:r>
      <w:ins w:id="0" w:author="Martin, Greta Katherine" w:date="2025-08-07T10:48:00Z" w16du:dateUtc="2025-08-07T14:48:00Z">
        <w:r w:rsidR="005C5123">
          <w:t>19</w:t>
        </w:r>
      </w:ins>
      <w:del w:id="1" w:author="Martin, Greta Katherine" w:date="2025-08-07T10:48:00Z" w16du:dateUtc="2025-08-07T14:48:00Z">
        <w:r w:rsidR="00EC276D" w:rsidRPr="005C5123" w:rsidDel="005C5123">
          <w:delText>5</w:delText>
        </w:r>
      </w:del>
      <w:r w:rsidR="00EC276D" w:rsidRPr="005C5123">
        <w:t>, 0.2</w:t>
      </w:r>
      <w:ins w:id="2" w:author="Martin, Greta Katherine" w:date="2025-08-07T10:49:00Z" w16du:dateUtc="2025-08-07T14:49:00Z">
        <w:r w:rsidR="005C5123">
          <w:t>66</w:t>
        </w:r>
      </w:ins>
      <w:del w:id="3" w:author="Martin, Greta Katherine" w:date="2025-08-07T10:48:00Z" w16du:dateUtc="2025-08-07T14:48:00Z">
        <w:r w:rsidR="00EC276D" w:rsidRPr="005C5123" w:rsidDel="005C5123">
          <w:delText>5</w:delText>
        </w:r>
      </w:del>
      <w:r w:rsidR="00EC276D" w:rsidRPr="005C5123">
        <w:t>)</w:t>
      </w:r>
      <w:r w:rsidR="00EC276D">
        <w:t xml:space="preserve"> </w:t>
      </w:r>
      <w:r w:rsidR="0001515D">
        <w:t xml:space="preserve">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741FA6">
        <w:rPr>
          <w:color w:val="000000" w:themeColor="text1"/>
        </w:rPr>
        <w:t>.</w:t>
      </w:r>
      <w:r w:rsidR="00841A64" w:rsidRPr="00741FA6">
        <w:rPr>
          <w:color w:val="000000" w:themeColor="text1"/>
        </w:rPr>
        <w:t xml:space="preserve"> </w:t>
      </w:r>
      <w:r w:rsidR="008740AE" w:rsidRPr="00741FA6">
        <w:rPr>
          <w:color w:val="000000" w:themeColor="text1"/>
        </w:rPr>
        <w:t>H</w:t>
      </w:r>
      <w:r w:rsidR="00841A64" w:rsidRPr="00741FA6">
        <w:rPr>
          <w:color w:val="000000" w:themeColor="text1"/>
        </w:rPr>
        <w:t xml:space="preserve">ealth impact </w:t>
      </w:r>
      <w:r w:rsidR="00227D90" w:rsidRPr="00741FA6">
        <w:rPr>
          <w:color w:val="000000" w:themeColor="text1"/>
        </w:rPr>
        <w:t>assessments</w:t>
      </w:r>
      <w:r w:rsidR="00841A64" w:rsidRPr="00741FA6">
        <w:rPr>
          <w:color w:val="000000" w:themeColor="text1"/>
        </w:rPr>
        <w:t xml:space="preserve"> of NDVI and all-cause mortality have </w:t>
      </w:r>
      <w:r w:rsidR="008740AE" w:rsidRPr="00741FA6">
        <w:rPr>
          <w:color w:val="000000" w:themeColor="text1"/>
        </w:rPr>
        <w:t>largely been conducted in European and North American cities, where we found NDVI was generally higher and more stable</w:t>
      </w:r>
      <w:r w:rsidR="00841A64" w:rsidRPr="00741FA6">
        <w:rPr>
          <w:color w:val="000000" w:themeColor="text1"/>
        </w:rPr>
        <w:t xml:space="preserve">. Our results highlight large </w:t>
      </w:r>
      <w:r w:rsidR="009E4029" w:rsidRPr="00741FA6">
        <w:rPr>
          <w:color w:val="000000" w:themeColor="text1"/>
        </w:rPr>
        <w:t>heterogeneity</w:t>
      </w:r>
      <w:r w:rsidR="00841A64" w:rsidRPr="00741FA6">
        <w:rPr>
          <w:color w:val="000000" w:themeColor="text1"/>
        </w:rPr>
        <w:t xml:space="preserve"> in urban greenspace </w:t>
      </w:r>
      <w:r w:rsidR="001507B3" w:rsidRPr="00741FA6">
        <w:rPr>
          <w:color w:val="000000" w:themeColor="text1"/>
        </w:rPr>
        <w:t xml:space="preserve">extent and variability </w:t>
      </w:r>
      <w:r w:rsidR="00227D90" w:rsidRPr="00741FA6">
        <w:rPr>
          <w:color w:val="000000" w:themeColor="text1"/>
        </w:rPr>
        <w:t>across global cities</w:t>
      </w:r>
      <w:r w:rsidR="00841A64" w:rsidRPr="00741FA6">
        <w:rPr>
          <w:color w:val="000000" w:themeColor="text1"/>
        </w:rPr>
        <w:t xml:space="preserve"> and the </w:t>
      </w:r>
      <w:r w:rsidR="00BE3370" w:rsidRPr="00741FA6">
        <w:rPr>
          <w:color w:val="000000" w:themeColor="text1"/>
        </w:rPr>
        <w:t>importance of characterizing</w:t>
      </w:r>
      <w:r w:rsidR="00841A64" w:rsidRPr="00741FA6">
        <w:rPr>
          <w:color w:val="000000" w:themeColor="text1"/>
        </w:rPr>
        <w:t xml:space="preserve"> the </w:t>
      </w:r>
      <w:r w:rsidR="008740AE" w:rsidRPr="00741FA6">
        <w:rPr>
          <w:color w:val="000000" w:themeColor="text1"/>
        </w:rPr>
        <w:t xml:space="preserve">relationship between </w:t>
      </w:r>
      <w:r w:rsidR="00841A64" w:rsidRPr="00741FA6">
        <w:rPr>
          <w:color w:val="000000" w:themeColor="text1"/>
        </w:rPr>
        <w:t xml:space="preserve">health </w:t>
      </w:r>
      <w:r w:rsidR="008740AE" w:rsidRPr="00741FA6">
        <w:rPr>
          <w:color w:val="000000" w:themeColor="text1"/>
        </w:rPr>
        <w:t>and</w:t>
      </w:r>
      <w:r w:rsidR="00841A64" w:rsidRPr="00741FA6">
        <w:rPr>
          <w:color w:val="000000" w:themeColor="text1"/>
        </w:rPr>
        <w:t xml:space="preserve"> NDVI </w:t>
      </w:r>
      <w:r w:rsidR="001507B3" w:rsidRPr="00741FA6">
        <w:rPr>
          <w:color w:val="000000" w:themeColor="text1"/>
        </w:rPr>
        <w:t>in more diverse contexts</w:t>
      </w:r>
      <w:r w:rsidR="00227D90" w:rsidRPr="00741FA6">
        <w:rPr>
          <w:color w:val="000000" w:themeColor="text1"/>
        </w:rPr>
        <w:t>.</w:t>
      </w:r>
      <w:r w:rsidR="00841A64" w:rsidRPr="00741FA6">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741FA6">
        <w:rPr>
          <w:color w:val="000000" w:themeColor="text1"/>
          <w:shd w:val="clear" w:color="auto" w:fill="FFFFFF"/>
        </w:rPr>
        <w:t>While</w:t>
      </w:r>
      <w:r w:rsidR="00751D10" w:rsidRPr="00741FA6">
        <w:rPr>
          <w:color w:val="000000" w:themeColor="text1"/>
          <w:shd w:val="clear" w:color="auto" w:fill="FFFFFF"/>
        </w:rPr>
        <w:t xml:space="preserve"> cities are responsible for over 80% of global greenhouse gas emissions</w:t>
      </w:r>
      <w:r w:rsidR="00836CE4" w:rsidRPr="00741FA6">
        <w:rPr>
          <w:color w:val="000000" w:themeColor="text1"/>
          <w:shd w:val="clear" w:color="auto" w:fill="FFFFFF"/>
        </w:rPr>
        <w:t>,</w:t>
      </w:r>
      <w:r w:rsidR="00751D10"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741FA6">
        <w:rPr>
          <w:color w:val="000000" w:themeColor="text1"/>
          <w:shd w:val="clear" w:color="auto" w:fill="FFFFFF"/>
        </w:rPr>
        <w:fldChar w:fldCharType="separate"/>
      </w:r>
      <w:r w:rsidR="007B4DCE" w:rsidRPr="00741FA6">
        <w:rPr>
          <w:color w:val="000000" w:themeColor="text1"/>
          <w:vertAlign w:val="superscript"/>
        </w:rPr>
        <w:t>2</w:t>
      </w:r>
      <w:r w:rsidR="00751D10" w:rsidRPr="00741FA6">
        <w:rPr>
          <w:color w:val="000000" w:themeColor="text1"/>
          <w:shd w:val="clear" w:color="auto" w:fill="FFFFFF"/>
        </w:rPr>
        <w:fldChar w:fldCharType="end"/>
      </w:r>
      <w:r w:rsidR="001C57B1" w:rsidRPr="00741FA6">
        <w:rPr>
          <w:color w:val="000000" w:themeColor="text1"/>
          <w:shd w:val="clear" w:color="auto" w:fill="FFFFFF"/>
        </w:rPr>
        <w:t xml:space="preserve"> emissions per capita</w:t>
      </w:r>
      <w:r w:rsidR="00F06C1D" w:rsidRPr="00741FA6">
        <w:rPr>
          <w:color w:val="000000" w:themeColor="text1"/>
          <w:shd w:val="clear" w:color="auto" w:fill="FFFFFF"/>
        </w:rPr>
        <w:t xml:space="preserve"> in developed nations</w:t>
      </w:r>
      <w:r w:rsidR="001C57B1" w:rsidRPr="00741FA6">
        <w:rPr>
          <w:color w:val="000000" w:themeColor="text1"/>
          <w:shd w:val="clear" w:color="auto" w:fill="FFFFFF"/>
        </w:rPr>
        <w:t xml:space="preserve"> tend to be lower in cities than in less dense communities</w:t>
      </w:r>
      <w:r w:rsidR="00205BBE" w:rsidRPr="00741FA6">
        <w:rPr>
          <w:color w:val="000000" w:themeColor="text1"/>
          <w:shd w:val="clear" w:color="auto" w:fill="FFFFFF"/>
        </w:rPr>
        <w:t xml:space="preserve"> due to more efficient</w:t>
      </w:r>
      <w:r w:rsidR="00DB1587" w:rsidRPr="00741FA6">
        <w:rPr>
          <w:color w:val="000000" w:themeColor="text1"/>
          <w:shd w:val="clear" w:color="auto" w:fill="FFFFFF"/>
        </w:rPr>
        <w:t xml:space="preserve"> </w:t>
      </w:r>
      <w:r w:rsidR="00205BBE" w:rsidRPr="00741FA6">
        <w:rPr>
          <w:color w:val="000000" w:themeColor="text1"/>
          <w:shd w:val="clear" w:color="auto" w:fill="FFFFFF"/>
        </w:rPr>
        <w:t xml:space="preserve">transportation, </w:t>
      </w:r>
      <w:r w:rsidR="00DB1587" w:rsidRPr="00741FA6">
        <w:rPr>
          <w:color w:val="000000" w:themeColor="text1"/>
          <w:shd w:val="clear" w:color="auto" w:fill="FFFFFF"/>
        </w:rPr>
        <w:t>energy production</w:t>
      </w:r>
      <w:r w:rsidR="00205BBE" w:rsidRPr="00741FA6">
        <w:rPr>
          <w:color w:val="000000" w:themeColor="text1"/>
          <w:shd w:val="clear" w:color="auto" w:fill="FFFFFF"/>
        </w:rPr>
        <w:t>, and</w:t>
      </w:r>
      <w:r w:rsidR="00DB1587" w:rsidRPr="00741FA6">
        <w:rPr>
          <w:color w:val="000000" w:themeColor="text1"/>
          <w:shd w:val="clear" w:color="auto" w:fill="FFFFFF"/>
        </w:rPr>
        <w:t xml:space="preserve"> land use</w:t>
      </w:r>
      <w:r w:rsidR="00FD73CF" w:rsidRPr="00741FA6">
        <w:rPr>
          <w:color w:val="000000" w:themeColor="text1"/>
          <w:shd w:val="clear" w:color="auto" w:fill="FFFFFF"/>
        </w:rPr>
        <w:t>.</w:t>
      </w:r>
      <w:r w:rsidR="003B1DDA"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741FA6">
        <w:rPr>
          <w:color w:val="000000" w:themeColor="text1"/>
          <w:shd w:val="clear" w:color="auto" w:fill="FFFFFF"/>
        </w:rPr>
        <w:fldChar w:fldCharType="separate"/>
      </w:r>
      <w:r w:rsidR="007B4DCE" w:rsidRPr="00741FA6">
        <w:rPr>
          <w:color w:val="000000" w:themeColor="text1"/>
          <w:vertAlign w:val="superscript"/>
        </w:rPr>
        <w:t>3</w:t>
      </w:r>
      <w:r w:rsidR="003B1DDA" w:rsidRPr="00741FA6">
        <w:rPr>
          <w:color w:val="000000" w:themeColor="text1"/>
          <w:shd w:val="clear" w:color="auto" w:fill="FFFFFF"/>
        </w:rPr>
        <w:fldChar w:fldCharType="end"/>
      </w:r>
      <w:r w:rsidR="001C57B1" w:rsidRPr="00741FA6">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5EF57145"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4705E016"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ED7F58">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Pr="00E150CA" w:rsidRDefault="00551D54" w:rsidP="00551D54">
      <w:pPr>
        <w:rPr>
          <w:b/>
          <w:bCs/>
        </w:rPr>
      </w:pPr>
      <w:r w:rsidRPr="00E150CA">
        <w:rPr>
          <w:b/>
          <w:bCs/>
        </w:rPr>
        <w:t>Method</w:t>
      </w:r>
      <w:r w:rsidR="002C67A4" w:rsidRPr="00E150CA">
        <w:rPr>
          <w:b/>
          <w:bCs/>
        </w:rPr>
        <w:t>s</w:t>
      </w:r>
    </w:p>
    <w:p w14:paraId="5C1B45D6" w14:textId="42628212"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4A070357"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CD5550">
        <w:t>exposure response function</w:t>
      </w:r>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69001DC9"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 xml:space="preserve">pixel-level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lastRenderedPageBreak/>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2C11BE28"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We opted to use a five-year average rather than compare individual years, because we observed large inter-annual variability in NDVI.</w:t>
      </w:r>
      <w:r w:rsidR="00EC2502">
        <w:t xml:space="preserve">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EC2502" w:rsidRPr="00E32FAA">
        <w:fldChar w:fldCharType="begin"/>
      </w:r>
      <w:r w:rsidR="00EC2502">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C2502" w:rsidRPr="00E32FAA">
        <w:fldChar w:fldCharType="separate"/>
      </w:r>
      <w:r w:rsidR="00EC2502" w:rsidRPr="00B050E8">
        <w:rPr>
          <w:color w:val="000000"/>
          <w:vertAlign w:val="superscript"/>
        </w:rPr>
        <w:t>9</w:t>
      </w:r>
      <w:r w:rsidR="00EC2502"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53EB291E" w:rsidR="00E32FAA" w:rsidRPr="00E32FAA" w:rsidRDefault="00435EC8" w:rsidP="00741FA6">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6456D2AF" w:rsidR="00E32FAA" w:rsidRPr="00741FA6" w:rsidRDefault="00E32FAA" w:rsidP="00741FA6">
      <w:pPr>
        <w:pStyle w:val="NormalWeb"/>
        <w:spacing w:before="240" w:beforeAutospacing="0" w:after="240" w:afterAutospacing="0"/>
        <w:rPr>
          <w:i/>
        </w:rPr>
      </w:pPr>
      <w:r w:rsidRPr="00E32FAA">
        <w:t xml:space="preserve">We </w:t>
      </w:r>
      <w:r>
        <w:t>sum</w:t>
      </w:r>
      <w:r w:rsidR="005C2AF3">
        <w:t>med</w:t>
      </w:r>
      <w:r>
        <w:t xml:space="preserve"> </w:t>
      </w:r>
      <w:r w:rsidR="003D06C1">
        <w:t xml:space="preserve">the product of </w:t>
      </w:r>
      <w:r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t xml:space="preserve"> </w:t>
      </w:r>
      <w:r w:rsidRPr="00E32FAA">
        <w:t>from the Global Burden of Disease (GBD) 2021 study,</w:t>
      </w:r>
      <w:r w:rsidRPr="00E32FAA">
        <w:rPr>
          <w:i/>
          <w:iCs/>
        </w:rPr>
        <w:fldChar w:fldCharType="begin"/>
      </w:r>
      <w:r w:rsidR="00B050E8">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iCs/>
        </w:rPr>
        <w:fldChar w:fldCharType="separate"/>
      </w:r>
      <w:r w:rsidR="00B050E8" w:rsidRPr="00B050E8">
        <w:rPr>
          <w:color w:val="000000"/>
          <w:vertAlign w:val="superscript"/>
        </w:rPr>
        <w:t>34</w:t>
      </w:r>
      <w:r w:rsidRPr="00E32FAA">
        <w:rPr>
          <w:i/>
          <w:iCs/>
        </w:rPr>
        <w:fldChar w:fldCharType="end"/>
      </w:r>
      <w:r w:rsidRPr="00E32FAA">
        <w:t xml:space="preserve"> 2020 </w:t>
      </w:r>
      <w:r w:rsidR="00CF35A4">
        <w:t xml:space="preserve">gridded </w:t>
      </w:r>
      <w:r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t xml:space="preserve"> from JRC,</w:t>
      </w:r>
      <w:r w:rsidRPr="00E32FAA">
        <w:rPr>
          <w:i/>
          <w:iCs/>
        </w:rPr>
        <w:fldChar w:fldCharType="begin"/>
      </w:r>
      <w:r w:rsidR="00B17A5F">
        <w:instrText xml:space="preserve"> ADDIN ZOTERO_ITEM CSL_CITATION {"citationID":"9PVcCL3m","properties":{"formattedCitation":"\\super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Pr="00E32FAA">
        <w:rPr>
          <w:i/>
          <w:iCs/>
        </w:rPr>
        <w:fldChar w:fldCharType="separate"/>
      </w:r>
      <w:r w:rsidR="00B17A5F" w:rsidRPr="00B17A5F">
        <w:rPr>
          <w:color w:val="000000"/>
          <w:vertAlign w:val="superscript"/>
        </w:rPr>
        <w:t>35</w:t>
      </w:r>
      <w:r w:rsidRPr="00E32FAA">
        <w:rPr>
          <w:i/>
          <w:iCs/>
        </w:rPr>
        <w:fldChar w:fldCharType="end"/>
      </w:r>
      <w:r>
        <w:t xml:space="preserve"> and </w:t>
      </w:r>
      <w:r w:rsidRPr="000444D7">
        <w:t xml:space="preserve">the </w:t>
      </w:r>
      <w:r>
        <w:t xml:space="preserve">population attributable fraction </w:t>
      </w:r>
      <m:oMath>
        <m:d>
          <m:dPr>
            <m:ctrlPr>
              <w:rPr>
                <w:rFonts w:ascii="Cambria Math" w:hAnsi="Cambria Math"/>
                <w:i/>
              </w:rPr>
            </m:ctrlPr>
          </m:dPr>
          <m:e>
            <m:sSub>
              <m:sSubPr>
                <m:ctrlPr>
                  <w:rPr>
                    <w:rFonts w:ascii="Cambria Math" w:hAnsi="Cambria Math"/>
                  </w:rPr>
                </m:ctrlPr>
              </m:sSubPr>
              <m:e>
                <m:r>
                  <w:rPr>
                    <w:rFonts w:ascii="Cambria Math" w:hAnsi="Cambria Math"/>
                  </w:rPr>
                  <m:t>PAF</m:t>
                </m:r>
              </m:e>
              <m:sub>
                <m:r>
                  <w:rPr>
                    <w:rFonts w:ascii="Cambria Math" w:hAnsi="Cambria Math"/>
                  </w:rPr>
                  <m:t>i</m:t>
                </m:r>
              </m:sub>
            </m:sSub>
          </m:e>
        </m:d>
      </m:oMath>
      <w:r w:rsidR="003D06C1">
        <w:t xml:space="preserve"> across each 100m pixel (i) within the urban boundary to </w:t>
      </w:r>
      <w:r w:rsidR="003D06C1" w:rsidRPr="00E32FAA">
        <w:t xml:space="preserve">calculate the </w:t>
      </w:r>
      <w:r w:rsidR="003D06C1">
        <w:t xml:space="preserve">city change in </w:t>
      </w:r>
      <w:r w:rsidR="003D06C1" w:rsidRPr="00E32FAA">
        <w:t>annual greenspace related mortality (</w:t>
      </w:r>
      <m:oMath>
        <m:r>
          <w:rPr>
            <w:rFonts w:ascii="Cambria Math" w:hAnsi="Cambria Math"/>
          </w:rPr>
          <m:t>Δmortality</m:t>
        </m:r>
      </m:oMath>
      <w:r w:rsidR="003D06C1" w:rsidRPr="00E32FAA">
        <w:t>)</w:t>
      </w:r>
      <w:r w:rsidRPr="00E32FAA">
        <w:t>.</w:t>
      </w:r>
      <w:r>
        <w:t xml:space="preserve"> </w:t>
      </w:r>
      <w:r w:rsidR="00C92231" w:rsidRPr="00741FA6">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741FA6">
        <w:rPr>
          <w:color w:val="000000" w:themeColor="text1"/>
        </w:rPr>
        <w:fldChar w:fldCharType="begin"/>
      </w:r>
      <w:r w:rsidR="00C92231" w:rsidRPr="00741FA6">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6</w:t>
      </w:r>
      <w:r w:rsidR="00C92231" w:rsidRPr="00741FA6">
        <w:rPr>
          <w:color w:val="000000" w:themeColor="text1"/>
        </w:rPr>
        <w:fldChar w:fldCharType="end"/>
      </w:r>
      <w:r w:rsidR="00C92231" w:rsidRPr="00741FA6">
        <w:rPr>
          <w:color w:val="000000" w:themeColor="text1"/>
        </w:rPr>
        <w:t xml:space="preserve"> and increased physical activity among children and adolescents</w:t>
      </w:r>
      <w:r w:rsidR="00C92231" w:rsidRPr="00741FA6">
        <w:rPr>
          <w:color w:val="000000" w:themeColor="text1"/>
        </w:rPr>
        <w:fldChar w:fldCharType="begin"/>
      </w:r>
      <w:r w:rsidR="00C92231" w:rsidRPr="00741FA6">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36</w:t>
      </w:r>
      <w:r w:rsidR="00C92231" w:rsidRPr="00741FA6">
        <w:rPr>
          <w:color w:val="000000" w:themeColor="text1"/>
        </w:rPr>
        <w:fldChar w:fldCharType="end"/>
      </w:r>
      <w:r w:rsidR="00C92231" w:rsidRPr="00741FA6">
        <w:rPr>
          <w:color w:val="000000" w:themeColor="text1"/>
        </w:rPr>
        <w:t>, and a large national study found that higher NDVI was associated with decreased risk of infant and under-5 mortality.</w:t>
      </w:r>
      <w:r w:rsidR="00C92231" w:rsidRPr="00741FA6">
        <w:rPr>
          <w:color w:val="000000" w:themeColor="text1"/>
        </w:rPr>
        <w:fldChar w:fldCharType="begin"/>
      </w:r>
      <w:r w:rsidR="00C92231" w:rsidRPr="00741FA6">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37</w:t>
      </w:r>
      <w:r w:rsidR="00C92231" w:rsidRPr="00741FA6">
        <w:rPr>
          <w:color w:val="000000" w:themeColor="text1"/>
        </w:rPr>
        <w:fldChar w:fldCharType="end"/>
      </w:r>
    </w:p>
    <w:p w14:paraId="3DDDFDB0" w14:textId="71DD7C6E" w:rsidR="005A1DF9" w:rsidRDefault="00E32FAA" w:rsidP="00E32FAA">
      <w:pPr>
        <w:pStyle w:val="NormalWeb"/>
        <w:spacing w:before="240" w:beforeAutospacing="0" w:after="240" w:afterAutospacing="0"/>
        <w:jc w:val="center"/>
        <w:rPr>
          <w:ins w:id="4" w:author="Martin, Greta Katherine" w:date="2025-08-07T11:52:00Z" w16du:dateUtc="2025-08-07T15:52:00Z"/>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57207FB8" w14:textId="1356B517" w:rsidR="009F2452" w:rsidRDefault="009F2452" w:rsidP="009F2452">
      <w:pPr>
        <w:pStyle w:val="NormalWeb"/>
        <w:spacing w:before="240" w:beforeAutospacing="0" w:after="240" w:afterAutospacing="0"/>
        <w:rPr>
          <w:ins w:id="5" w:author="Martin, Greta Katherine" w:date="2025-08-07T11:52:00Z" w16du:dateUtc="2025-08-07T15:52:00Z"/>
          <w:i/>
          <w:iCs/>
          <w:color w:val="000000" w:themeColor="text1"/>
          <w:shd w:val="clear" w:color="auto" w:fill="FFFFFF"/>
        </w:rPr>
      </w:pPr>
      <w:ins w:id="6" w:author="Martin, Greta Katherine" w:date="2025-08-07T11:52:00Z" w16du:dateUtc="2025-08-07T15:52:00Z">
        <w:r>
          <w:rPr>
            <w:i/>
            <w:iCs/>
            <w:color w:val="000000" w:themeColor="text1"/>
            <w:shd w:val="clear" w:color="auto" w:fill="FFFFFF"/>
          </w:rPr>
          <w:lastRenderedPageBreak/>
          <w:t>Quantifying uncertainty</w:t>
        </w:r>
      </w:ins>
    </w:p>
    <w:p w14:paraId="62EC6505" w14:textId="34B4E385" w:rsidR="009F2452" w:rsidRPr="009F2452" w:rsidRDefault="009F2452" w:rsidP="009F2452">
      <w:pPr>
        <w:pStyle w:val="NormalWeb"/>
        <w:spacing w:before="240" w:beforeAutospacing="0" w:after="240" w:afterAutospacing="0"/>
        <w:rPr>
          <w:color w:val="000000" w:themeColor="text1"/>
          <w:shd w:val="clear" w:color="auto" w:fill="FFFFFF"/>
        </w:rPr>
        <w:pPrChange w:id="7" w:author="Martin, Greta Katherine" w:date="2025-08-07T11:52:00Z" w16du:dateUtc="2025-08-07T15:52:00Z">
          <w:pPr>
            <w:pStyle w:val="NormalWeb"/>
            <w:spacing w:before="240" w:beforeAutospacing="0" w:after="240" w:afterAutospacing="0"/>
            <w:jc w:val="center"/>
          </w:pPr>
        </w:pPrChange>
      </w:pPr>
      <w:ins w:id="8" w:author="Martin, Greta Katherine" w:date="2025-08-07T11:53:00Z" w16du:dateUtc="2025-08-07T15:53:00Z">
        <w:r>
          <w:rPr>
            <w:color w:val="000000" w:themeColor="text1"/>
            <w:shd w:val="clear" w:color="auto" w:fill="FFFFFF"/>
          </w:rPr>
          <w:t>W</w:t>
        </w:r>
      </w:ins>
      <w:ins w:id="9" w:author="Martin, Greta Katherine" w:date="2025-08-07T11:52:00Z" w16du:dateUtc="2025-08-07T15:52:00Z">
        <w:r>
          <w:rPr>
            <w:color w:val="000000" w:themeColor="text1"/>
            <w:shd w:val="clear" w:color="auto" w:fill="FFFFFF"/>
          </w:rPr>
          <w:t>e ran 10</w:t>
        </w:r>
      </w:ins>
      <w:ins w:id="10" w:author="Martin, Greta Katherine" w:date="2025-08-07T11:53:00Z" w16du:dateUtc="2025-08-07T15:53:00Z">
        <w:r>
          <w:rPr>
            <w:color w:val="000000" w:themeColor="text1"/>
            <w:shd w:val="clear" w:color="auto" w:fill="FFFFFF"/>
          </w:rPr>
          <w:t>,</w:t>
        </w:r>
      </w:ins>
      <w:ins w:id="11" w:author="Martin, Greta Katherine" w:date="2025-08-07T11:52:00Z" w16du:dateUtc="2025-08-07T15:52:00Z">
        <w:r>
          <w:rPr>
            <w:color w:val="000000" w:themeColor="text1"/>
            <w:shd w:val="clear" w:color="auto" w:fill="FFFFFF"/>
          </w:rPr>
          <w:t>00</w:t>
        </w:r>
      </w:ins>
      <w:ins w:id="12" w:author="Martin, Greta Katherine" w:date="2025-08-07T11:53:00Z" w16du:dateUtc="2025-08-07T15:53:00Z">
        <w:r>
          <w:rPr>
            <w:color w:val="000000" w:themeColor="text1"/>
            <w:shd w:val="clear" w:color="auto" w:fill="FFFFFF"/>
          </w:rPr>
          <w:t>0</w:t>
        </w:r>
      </w:ins>
      <w:ins w:id="13" w:author="Martin, Greta Katherine" w:date="2025-08-07T11:52:00Z" w16du:dateUtc="2025-08-07T15:52:00Z">
        <w:r>
          <w:rPr>
            <w:color w:val="000000" w:themeColor="text1"/>
            <w:shd w:val="clear" w:color="auto" w:fill="FFFFFF"/>
          </w:rPr>
          <w:t xml:space="preserve"> Monte Carlo simulations of Equation </w:t>
        </w:r>
      </w:ins>
      <w:ins w:id="14" w:author="Martin, Greta Katherine" w:date="2025-08-07T11:53:00Z" w16du:dateUtc="2025-08-07T15:53:00Z">
        <w:r>
          <w:rPr>
            <w:color w:val="000000" w:themeColor="text1"/>
            <w:shd w:val="clear" w:color="auto" w:fill="FFFFFF"/>
          </w:rPr>
          <w:t>3</w:t>
        </w:r>
      </w:ins>
      <w:ins w:id="15" w:author="Martin, Greta Katherine" w:date="2025-08-07T11:52:00Z" w16du:dateUtc="2025-08-07T15:52:00Z">
        <w:r>
          <w:rPr>
            <w:color w:val="000000" w:themeColor="text1"/>
            <w:shd w:val="clear" w:color="auto" w:fill="FFFFFF"/>
          </w:rPr>
          <w:t xml:space="preserve"> for each </w:t>
        </w:r>
      </w:ins>
      <w:ins w:id="16" w:author="Martin, Greta Katherine" w:date="2025-08-07T11:53:00Z" w16du:dateUtc="2025-08-07T15:53:00Z">
        <w:r>
          <w:rPr>
            <w:color w:val="000000" w:themeColor="text1"/>
            <w:shd w:val="clear" w:color="auto" w:fill="FFFFFF"/>
          </w:rPr>
          <w:t>city t</w:t>
        </w:r>
        <w:r>
          <w:rPr>
            <w:color w:val="000000" w:themeColor="text1"/>
            <w:shd w:val="clear" w:color="auto" w:fill="FFFFFF"/>
          </w:rPr>
          <w:t>o estimate uncertainty intervals</w:t>
        </w:r>
        <w:r>
          <w:rPr>
            <w:color w:val="000000" w:themeColor="text1"/>
            <w:shd w:val="clear" w:color="auto" w:fill="FFFFFF"/>
          </w:rPr>
          <w:t xml:space="preserve"> of our </w:t>
        </w:r>
      </w:ins>
      <w:ins w:id="17" w:author="Martin, Greta Katherine" w:date="2025-08-07T11:54:00Z" w16du:dateUtc="2025-08-07T15:54:00Z">
        <w:r>
          <w:rPr>
            <w:color w:val="000000" w:themeColor="text1"/>
            <w:shd w:val="clear" w:color="auto" w:fill="FFFFFF"/>
          </w:rPr>
          <w:t>mortality estimates from changes in NDVI. We used estimates of error provided in the meta-analysis and by the GBD study to draw from normal distribution</w:t>
        </w:r>
      </w:ins>
      <w:ins w:id="18" w:author="Martin, Greta Katherine" w:date="2025-08-07T11:55:00Z" w16du:dateUtc="2025-08-07T15:55:00Z">
        <w:r>
          <w:rPr>
            <w:color w:val="000000" w:themeColor="text1"/>
            <w:shd w:val="clear" w:color="auto" w:fill="FFFFFF"/>
          </w:rPr>
          <w:t xml:space="preserve">s of the hazard ratio and baseline mortality estimates. For each simulation, the same draw of the hazard ratio was used for all cities. </w:t>
        </w:r>
      </w:ins>
    </w:p>
    <w:p w14:paraId="033A51E3" w14:textId="5B998C69" w:rsidR="005A1DF9" w:rsidRPr="005A1DF9" w:rsidRDefault="005A1DF9" w:rsidP="00825A98">
      <w:pPr>
        <w:rPr>
          <w:i/>
          <w:iCs/>
        </w:rPr>
      </w:pPr>
      <w:r>
        <w:rPr>
          <w:i/>
          <w:iCs/>
        </w:rPr>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435EF839" w14:textId="58FB87A3" w:rsidR="00083DB1"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 xml:space="preserve">(Fig. S3),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53BEB56A" w:rsidR="00222625" w:rsidRPr="00E150CA" w:rsidRDefault="00222625" w:rsidP="00551D54">
      <w:pPr>
        <w:rPr>
          <w:b/>
          <w:bCs/>
        </w:rPr>
      </w:pPr>
      <w:r>
        <w:rPr>
          <w:b/>
          <w:bCs/>
          <w:noProof/>
        </w:rPr>
        <w:lastRenderedPageBreak/>
        <w:drawing>
          <wp:anchor distT="0" distB="0" distL="114300" distR="114300" simplePos="0" relativeHeight="251683840" behindDoc="1" locked="0" layoutInCell="1" allowOverlap="1" wp14:anchorId="5642940D" wp14:editId="7E620D57">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9"/>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p>
    <w:p w14:paraId="3CBD27E3" w14:textId="757430AC"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 Each thin line represents an individual city within the geographic region, while each thick line shows the average NDVI for all cities in that region, colored by </w:t>
      </w:r>
      <w:r w:rsidR="007923E0">
        <w:rPr>
          <w:i/>
          <w:iCs/>
        </w:rPr>
        <w:t>climate classification</w:t>
      </w:r>
      <w:r>
        <w:rPr>
          <w:i/>
          <w:iCs/>
        </w:rPr>
        <w:t xml:space="preserve">. </w:t>
      </w:r>
    </w:p>
    <w:p w14:paraId="66BC6136" w14:textId="2E48617C" w:rsidR="00083DB1" w:rsidRDefault="00083DB1" w:rsidP="00551D54"/>
    <w:p w14:paraId="2F87ED76" w14:textId="0AEA7697"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r w:rsidR="00736C52">
        <w:t>4</w:t>
      </w:r>
      <w:r w:rsidR="00B86455">
        <w:t xml:space="preserve">) and </w:t>
      </w:r>
      <w:proofErr w:type="spellStart"/>
      <w:r w:rsidR="00B86455">
        <w:t>Köppen</w:t>
      </w:r>
      <w:proofErr w:type="spellEnd"/>
      <w:r w:rsidR="00B86455">
        <w:t>-Geiger climate classification (Fig. S5).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4B6EB4B0" w:rsidR="00ED662B" w:rsidRDefault="00BF7C36" w:rsidP="00551D54">
      <w:r>
        <w:rPr>
          <w:noProof/>
        </w:rPr>
        <w:lastRenderedPageBreak/>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lastRenderedPageBreak/>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temperature and rainfall changes due to weather and climate change.  </w:t>
      </w:r>
    </w:p>
    <w:p w14:paraId="083DCD71" w14:textId="325C0E36"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7800012D"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Köppen-Geiger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67801D4C" w:rsidR="005C0060" w:rsidRDefault="005C0060" w:rsidP="005C0060">
      <w:r>
        <w:t xml:space="preserve">Globally, NDVI changes from 2014-2018 to 2019-2023 were associated with an estimated </w:t>
      </w:r>
      <w:r w:rsidR="00C97E06">
        <w:t>mean</w:t>
      </w:r>
      <w:r>
        <w:t xml:space="preserve"> </w:t>
      </w:r>
      <w:r w:rsidRPr="005C5123">
        <w:t xml:space="preserve">of </w:t>
      </w:r>
      <w:r w:rsidR="00BB6EFB" w:rsidRPr="005C5123">
        <w:t xml:space="preserve">0.19 </w:t>
      </w:r>
      <w:r w:rsidRPr="005C5123">
        <w:t xml:space="preserve">(95% CI: </w:t>
      </w:r>
      <w:r w:rsidR="00BB6EFB" w:rsidRPr="005C5123">
        <w:t>0.1</w:t>
      </w:r>
      <w:ins w:id="19" w:author="Martin, Greta Katherine" w:date="2025-08-07T10:50:00Z" w16du:dateUtc="2025-08-07T14:50:00Z">
        <w:r w:rsidR="005C5123">
          <w:t>19</w:t>
        </w:r>
      </w:ins>
      <w:del w:id="20" w:author="Martin, Greta Katherine" w:date="2025-08-07T10:50:00Z" w16du:dateUtc="2025-08-07T14:50:00Z">
        <w:r w:rsidR="00BB6EFB" w:rsidRPr="005C5123" w:rsidDel="005C5123">
          <w:delText>5</w:delText>
        </w:r>
      </w:del>
      <w:r w:rsidRPr="005C5123">
        <w:t xml:space="preserve">, </w:t>
      </w:r>
      <w:r w:rsidR="00BB6EFB" w:rsidRPr="005C5123">
        <w:t>0.2</w:t>
      </w:r>
      <w:ins w:id="21" w:author="Martin, Greta Katherine" w:date="2025-08-07T10:50:00Z" w16du:dateUtc="2025-08-07T14:50:00Z">
        <w:r w:rsidR="005C5123">
          <w:t>66</w:t>
        </w:r>
      </w:ins>
      <w:del w:id="22" w:author="Martin, Greta Katherine" w:date="2025-08-07T10:50:00Z" w16du:dateUtc="2025-08-07T14:50:00Z">
        <w:r w:rsidR="00BB6EFB" w:rsidRPr="005C5123" w:rsidDel="005C5123">
          <w:delText>5</w:delText>
        </w:r>
      </w:del>
      <w:r w:rsidRPr="005C5123">
        <w:t>) more</w:t>
      </w:r>
      <w:r>
        <w:t xml:space="preserv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165473">
        <w:t>d</w:t>
      </w:r>
      <w:r w:rsidR="005F0ECE">
        <w:t xml:space="preserve"> increases in NDVI across the time periods and more associated deaths in areas where NDVI decreased</w:t>
      </w:r>
      <w:r w:rsidR="00BE60DF">
        <w:t xml:space="preserve"> (Fig. 5A</w:t>
      </w:r>
      <w:r w:rsidR="00370984">
        <w:t xml:space="preserve"> &amp; 5B</w:t>
      </w:r>
      <w:r w:rsidR="00BE60DF">
        <w:t>)</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780EEA">
        <w:t xml:space="preserve">Due to several city outliers with large increases in urban greenspace, </w:t>
      </w:r>
      <w:r w:rsidR="00085466">
        <w:t xml:space="preserve">Eastern Europe had the largest mean reductions in deaths, with an estimated average of </w:t>
      </w:r>
      <w:r w:rsidR="00085466" w:rsidRPr="00520382">
        <w:t>7.05 (95%</w:t>
      </w:r>
      <w:r w:rsidR="00616FAE" w:rsidRPr="00520382">
        <w:t xml:space="preserve"> </w:t>
      </w:r>
      <w:r w:rsidR="00085466" w:rsidRPr="00520382">
        <w:t xml:space="preserve">CI: </w:t>
      </w:r>
      <w:ins w:id="23" w:author="Martin, Greta Katherine" w:date="2025-08-07T11:16:00Z" w16du:dateUtc="2025-08-07T15:16:00Z">
        <w:r w:rsidR="00520382">
          <w:t>4</w:t>
        </w:r>
      </w:ins>
      <w:del w:id="24" w:author="Martin, Greta Katherine" w:date="2025-08-07T11:16:00Z" w16du:dateUtc="2025-08-07T15:16:00Z">
        <w:r w:rsidR="00085466" w:rsidRPr="00520382" w:rsidDel="00520382">
          <w:delText>5</w:delText>
        </w:r>
      </w:del>
      <w:r w:rsidR="00085466" w:rsidRPr="00520382">
        <w:t>.</w:t>
      </w:r>
      <w:ins w:id="25" w:author="Martin, Greta Katherine" w:date="2025-08-07T11:16:00Z" w16du:dateUtc="2025-08-07T15:16:00Z">
        <w:r w:rsidR="00520382">
          <w:t>19</w:t>
        </w:r>
      </w:ins>
      <w:del w:id="26" w:author="Martin, Greta Katherine" w:date="2025-08-07T11:16:00Z" w16du:dateUtc="2025-08-07T15:16:00Z">
        <w:r w:rsidR="00085466" w:rsidRPr="00520382" w:rsidDel="00520382">
          <w:delText>14</w:delText>
        </w:r>
      </w:del>
      <w:r w:rsidR="00085466" w:rsidRPr="00520382">
        <w:t xml:space="preserve">, </w:t>
      </w:r>
      <w:ins w:id="27" w:author="Martin, Greta Katherine" w:date="2025-08-07T11:16:00Z" w16du:dateUtc="2025-08-07T15:16:00Z">
        <w:r w:rsidR="00520382">
          <w:t>9</w:t>
        </w:r>
      </w:ins>
      <w:del w:id="28" w:author="Martin, Greta Katherine" w:date="2025-08-07T11:16:00Z" w16du:dateUtc="2025-08-07T15:16:00Z">
        <w:r w:rsidR="00085466" w:rsidRPr="00520382" w:rsidDel="00520382">
          <w:delText>11</w:delText>
        </w:r>
      </w:del>
      <w:r w:rsidR="00085466" w:rsidRPr="00520382">
        <w:t>.</w:t>
      </w:r>
      <w:ins w:id="29" w:author="Martin, Greta Katherine" w:date="2025-08-07T11:16:00Z" w16du:dateUtc="2025-08-07T15:16:00Z">
        <w:r w:rsidR="00520382">
          <w:t>87</w:t>
        </w:r>
      </w:ins>
      <w:del w:id="30" w:author="Martin, Greta Katherine" w:date="2025-08-07T11:16:00Z" w16du:dateUtc="2025-08-07T15:16:00Z">
        <w:r w:rsidR="00085466" w:rsidRPr="00520382" w:rsidDel="00520382">
          <w:delText>00</w:delText>
        </w:r>
      </w:del>
      <w:r w:rsidR="00085466" w:rsidRPr="00520382">
        <w:t>)</w:t>
      </w:r>
      <w:r w:rsidR="00085466">
        <w:t xml:space="preserve"> avoided deaths per 100,000.  </w:t>
      </w:r>
      <w:r>
        <w:t xml:space="preserve">Eastern Asia had a </w:t>
      </w:r>
      <w:r w:rsidR="00B75AD6">
        <w:t xml:space="preserve">mean </w:t>
      </w:r>
      <w:r>
        <w:t xml:space="preserve">reduction of </w:t>
      </w:r>
      <w:r w:rsidR="00DD7A8E" w:rsidRPr="00520382">
        <w:t>4.</w:t>
      </w:r>
      <w:r w:rsidR="00B75AD6" w:rsidRPr="00520382">
        <w:t>18</w:t>
      </w:r>
      <w:r w:rsidR="00DD7A8E" w:rsidRPr="00520382">
        <w:t xml:space="preserve"> (</w:t>
      </w:r>
      <w:r w:rsidR="00B75AD6" w:rsidRPr="00520382">
        <w:t>95% CI: 2.</w:t>
      </w:r>
      <w:ins w:id="31" w:author="Martin, Greta Katherine" w:date="2025-08-07T11:16:00Z" w16du:dateUtc="2025-08-07T15:16:00Z">
        <w:r w:rsidR="00520382">
          <w:t>48</w:t>
        </w:r>
      </w:ins>
      <w:del w:id="32" w:author="Martin, Greta Katherine" w:date="2025-08-07T11:16:00Z" w16du:dateUtc="2025-08-07T15:16:00Z">
        <w:r w:rsidR="00B75AD6" w:rsidRPr="00520382" w:rsidDel="00520382">
          <w:delText>70</w:delText>
        </w:r>
      </w:del>
      <w:r w:rsidR="00B75AD6" w:rsidRPr="00520382">
        <w:t xml:space="preserve">, </w:t>
      </w:r>
      <w:ins w:id="33" w:author="Martin, Greta Katherine" w:date="2025-08-07T11:17:00Z" w16du:dateUtc="2025-08-07T15:17:00Z">
        <w:r w:rsidR="00520382">
          <w:t>5.87</w:t>
        </w:r>
      </w:ins>
      <w:del w:id="34" w:author="Martin, Greta Katherine" w:date="2025-08-07T11:17:00Z" w16du:dateUtc="2025-08-07T15:17:00Z">
        <w:r w:rsidR="00B75AD6" w:rsidRPr="00520382" w:rsidDel="00520382">
          <w:delText>7.33</w:delText>
        </w:r>
      </w:del>
      <w:r w:rsidR="00DD7A8E" w:rsidRPr="00520382">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ins w:id="35" w:author="Martin, Greta Katherine" w:date="2025-08-07T11:18:00Z" w16du:dateUtc="2025-08-07T15:18:00Z">
        <w:r w:rsidR="00520382">
          <w:t>4</w:t>
        </w:r>
      </w:ins>
      <w:r w:rsidR="00DD7A8E">
        <w:t xml:space="preserve"> (</w:t>
      </w:r>
      <w:r w:rsidR="00B75AD6">
        <w:t>95%</w:t>
      </w:r>
      <w:r w:rsidR="00E57E5E">
        <w:t xml:space="preserve"> </w:t>
      </w:r>
      <w:r w:rsidR="00B75AD6">
        <w:t>CI: 2.</w:t>
      </w:r>
      <w:ins w:id="36" w:author="Martin, Greta Katherine" w:date="2025-08-07T11:19:00Z" w16du:dateUtc="2025-08-07T15:19:00Z">
        <w:r w:rsidR="00520382">
          <w:t>06</w:t>
        </w:r>
      </w:ins>
      <w:del w:id="37" w:author="Martin, Greta Katherine" w:date="2025-08-07T11:19:00Z" w16du:dateUtc="2025-08-07T15:19:00Z">
        <w:r w:rsidR="00B75AD6" w:rsidDel="00520382">
          <w:delText>17</w:delText>
        </w:r>
      </w:del>
      <w:r w:rsidR="00B75AD6">
        <w:t xml:space="preserve">, </w:t>
      </w:r>
      <w:ins w:id="38" w:author="Martin, Greta Katherine" w:date="2025-08-07T11:19:00Z" w16du:dateUtc="2025-08-07T15:19:00Z">
        <w:r w:rsidR="00520382">
          <w:t>4.79</w:t>
        </w:r>
      </w:ins>
      <w:del w:id="39" w:author="Martin, Greta Katherine" w:date="2025-08-07T11:19:00Z" w16du:dateUtc="2025-08-07T15:19:00Z">
        <w:r w:rsidR="00B75AD6" w:rsidDel="00520382">
          <w:delText>6.03</w:delText>
        </w:r>
      </w:del>
      <w:r w:rsidR="00DD7A8E">
        <w:t>)</w:t>
      </w:r>
      <w:r>
        <w:t xml:space="preserve"> and </w:t>
      </w:r>
      <w:r w:rsidR="00B75AD6">
        <w:t>4.58</w:t>
      </w:r>
      <w:r w:rsidR="00DD7A8E">
        <w:t xml:space="preserve"> (</w:t>
      </w:r>
      <w:r w:rsidR="00B75AD6">
        <w:t>95% CI: 2.</w:t>
      </w:r>
      <w:ins w:id="40" w:author="Martin, Greta Katherine" w:date="2025-08-07T11:19:00Z" w16du:dateUtc="2025-08-07T15:19:00Z">
        <w:r w:rsidR="00520382">
          <w:t>74</w:t>
        </w:r>
      </w:ins>
      <w:del w:id="41" w:author="Martin, Greta Katherine" w:date="2025-08-07T11:19:00Z" w16du:dateUtc="2025-08-07T15:19:00Z">
        <w:r w:rsidR="00B75AD6" w:rsidDel="00520382">
          <w:delText>99</w:delText>
        </w:r>
      </w:del>
      <w:r w:rsidR="00B75AD6">
        <w:t xml:space="preserve">, </w:t>
      </w:r>
      <w:ins w:id="42" w:author="Martin, Greta Katherine" w:date="2025-08-07T11:19:00Z" w16du:dateUtc="2025-08-07T15:19:00Z">
        <w:r w:rsidR="00520382">
          <w:t>6</w:t>
        </w:r>
      </w:ins>
      <w:del w:id="43" w:author="Martin, Greta Katherine" w:date="2025-08-07T11:19:00Z" w16du:dateUtc="2025-08-07T15:19:00Z">
        <w:r w:rsidR="00B75AD6" w:rsidDel="00520382">
          <w:delText>7</w:delText>
        </w:r>
      </w:del>
      <w:r w:rsidR="00B75AD6">
        <w:t>.</w:t>
      </w:r>
      <w:ins w:id="44" w:author="Martin, Greta Katherine" w:date="2025-08-07T11:19:00Z" w16du:dateUtc="2025-08-07T15:19:00Z">
        <w:r w:rsidR="00520382">
          <w:t>40</w:t>
        </w:r>
      </w:ins>
      <w:del w:id="45" w:author="Martin, Greta Katherine" w:date="2025-08-07T11:19:00Z" w16du:dateUtc="2025-08-07T15:19:00Z">
        <w:r w:rsidR="00B75AD6" w:rsidDel="00520382">
          <w:delText>93</w:delText>
        </w:r>
      </w:del>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w:t>
      </w:r>
      <w:ins w:id="46" w:author="Martin, Greta Katherine" w:date="2025-08-07T11:33:00Z" w16du:dateUtc="2025-08-07T15:33:00Z">
        <w:r w:rsidR="00807A05">
          <w:t>2</w:t>
        </w:r>
      </w:ins>
      <w:del w:id="47" w:author="Martin, Greta Katherine" w:date="2025-08-07T11:33:00Z" w16du:dateUtc="2025-08-07T15:33:00Z">
        <w:r w:rsidR="00B75AD6" w:rsidDel="00807A05">
          <w:delText>3</w:delText>
        </w:r>
      </w:del>
      <w:r w:rsidR="00B75AD6">
        <w:t>,</w:t>
      </w:r>
      <w:ins w:id="48" w:author="Martin, Greta Katherine" w:date="2025-08-07T11:33:00Z" w16du:dateUtc="2025-08-07T15:33:00Z">
        <w:r w:rsidR="00807A05">
          <w:t>2</w:t>
        </w:r>
      </w:ins>
      <w:del w:id="49" w:author="Martin, Greta Katherine" w:date="2025-08-07T11:33:00Z" w16du:dateUtc="2025-08-07T15:33:00Z">
        <w:r w:rsidR="008A51B6" w:rsidDel="00807A05">
          <w:delText>3</w:delText>
        </w:r>
      </w:del>
      <w:r w:rsidR="008A51B6">
        <w:t>00</w:t>
      </w:r>
      <w:r w:rsidR="00B75AD6">
        <w:t xml:space="preserve">, </w:t>
      </w:r>
      <w:ins w:id="50" w:author="Martin, Greta Katherine" w:date="2025-08-07T11:33:00Z" w16du:dateUtc="2025-08-07T15:33:00Z">
        <w:r w:rsidR="00807A05">
          <w:t>28</w:t>
        </w:r>
      </w:ins>
      <w:del w:id="51" w:author="Martin, Greta Katherine" w:date="2025-08-07T11:33:00Z" w16du:dateUtc="2025-08-07T15:33:00Z">
        <w:r w:rsidR="00B75AD6" w:rsidDel="00807A05">
          <w:delText>36</w:delText>
        </w:r>
      </w:del>
      <w:r w:rsidR="00B75AD6">
        <w:t>,</w:t>
      </w:r>
      <w:ins w:id="52" w:author="Martin, Greta Katherine" w:date="2025-08-07T11:33:00Z" w16du:dateUtc="2025-08-07T15:33:00Z">
        <w:r w:rsidR="00807A05">
          <w:t>9</w:t>
        </w:r>
      </w:ins>
      <w:del w:id="53" w:author="Martin, Greta Katherine" w:date="2025-08-07T11:33:00Z" w16du:dateUtc="2025-08-07T15:33:00Z">
        <w:r w:rsidR="008A51B6" w:rsidDel="00807A05">
          <w:delText>1</w:delText>
        </w:r>
      </w:del>
      <w:r w:rsidR="008A51B6">
        <w:t>00</w:t>
      </w:r>
      <w:r w:rsidR="00B75AD6">
        <w:t xml:space="preserve">) across all cities. Sub-Saharan Africa has the greatest </w:t>
      </w:r>
      <w:r w:rsidR="001821A1">
        <w:t xml:space="preserve">absolute </w:t>
      </w:r>
      <w:r w:rsidR="00B75AD6">
        <w:t>health burden from urban greenspace changes, with a total of 9,1</w:t>
      </w:r>
      <w:r w:rsidR="008A51B6">
        <w:t>00</w:t>
      </w:r>
      <w:r w:rsidR="00B75AD6">
        <w:t xml:space="preserve"> more deaths (95% CI: </w:t>
      </w:r>
      <w:ins w:id="54" w:author="Martin, Greta Katherine" w:date="2025-08-07T11:33:00Z" w16du:dateUtc="2025-08-07T15:33:00Z">
        <w:r w:rsidR="00807A05">
          <w:t>5</w:t>
        </w:r>
      </w:ins>
      <w:del w:id="55" w:author="Martin, Greta Katherine" w:date="2025-08-07T11:33:00Z" w16du:dateUtc="2025-08-07T15:33:00Z">
        <w:r w:rsidR="008A51B6" w:rsidDel="00807A05">
          <w:delText>6</w:delText>
        </w:r>
      </w:del>
      <w:r w:rsidR="008A51B6">
        <w:t>,</w:t>
      </w:r>
      <w:ins w:id="56" w:author="Martin, Greta Katherine" w:date="2025-08-07T11:34:00Z" w16du:dateUtc="2025-08-07T15:34:00Z">
        <w:r w:rsidR="00807A05">
          <w:t>5</w:t>
        </w:r>
      </w:ins>
      <w:del w:id="57" w:author="Martin, Greta Katherine" w:date="2025-08-07T11:33:00Z" w16du:dateUtc="2025-08-07T15:33:00Z">
        <w:r w:rsidR="008A51B6" w:rsidDel="00807A05">
          <w:delText>0</w:delText>
        </w:r>
      </w:del>
      <w:r w:rsidR="008A51B6">
        <w:t>00</w:t>
      </w:r>
      <w:r w:rsidR="00B75AD6">
        <w:t>, 1</w:t>
      </w:r>
      <w:ins w:id="58" w:author="Martin, Greta Katherine" w:date="2025-08-07T11:34:00Z" w16du:dateUtc="2025-08-07T15:34:00Z">
        <w:r w:rsidR="00807A05">
          <w:t>2,</w:t>
        </w:r>
      </w:ins>
      <w:del w:id="59" w:author="Martin, Greta Katherine" w:date="2025-08-07T11:34:00Z" w16du:dateUtc="2025-08-07T15:34:00Z">
        <w:r w:rsidR="00B75AD6" w:rsidDel="00807A05">
          <w:delText>5</w:delText>
        </w:r>
        <w:r w:rsidR="008A51B6" w:rsidDel="00807A05">
          <w:delText>,</w:delText>
        </w:r>
      </w:del>
      <w:r w:rsidR="00B75AD6">
        <w:t>80</w:t>
      </w:r>
      <w:r w:rsidR="008A51B6">
        <w:t>0</w:t>
      </w:r>
      <w:r w:rsidR="00B75AD6">
        <w:t xml:space="preserve">). </w:t>
      </w:r>
    </w:p>
    <w:p w14:paraId="57051E70" w14:textId="7F1415BB" w:rsidR="005C0060" w:rsidRDefault="005C0060" w:rsidP="00346FF4"/>
    <w:p w14:paraId="5ABED03B" w14:textId="122403D1" w:rsidR="00346FF4" w:rsidRDefault="000030D9" w:rsidP="00346FF4">
      <w:r>
        <w:t xml:space="preserve">We also considered </w:t>
      </w:r>
      <w:r w:rsidR="00B47F84">
        <w:t>NDVI-associated mortality changes by climate classification</w:t>
      </w:r>
      <w:r w:rsidR="00370984">
        <w:t xml:space="preserve"> (Fig. 5C &amp;5D)</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w:t>
      </w:r>
      <w:r w:rsidR="002D71DD">
        <w:t>9</w:t>
      </w:r>
      <w:r w:rsidR="00C92D01">
        <w:t>0</w:t>
      </w:r>
      <w:r w:rsidR="002D71DD">
        <w:t xml:space="preserve"> (95% CI: 0.</w:t>
      </w:r>
      <w:ins w:id="60" w:author="Martin, Greta Katherine" w:date="2025-08-07T11:36:00Z" w16du:dateUtc="2025-08-07T15:36:00Z">
        <w:r w:rsidR="00C92D01">
          <w:t>53</w:t>
        </w:r>
      </w:ins>
      <w:del w:id="61" w:author="Martin, Greta Katherine" w:date="2025-08-07T11:36:00Z" w16du:dateUtc="2025-08-07T15:36:00Z">
        <w:r w:rsidR="002D71DD" w:rsidDel="00C92D01">
          <w:delText>60</w:delText>
        </w:r>
      </w:del>
      <w:r w:rsidR="002D71DD">
        <w:t>, 1.</w:t>
      </w:r>
      <w:ins w:id="62" w:author="Martin, Greta Katherine" w:date="2025-08-07T11:36:00Z" w16du:dateUtc="2025-08-07T15:36:00Z">
        <w:r w:rsidR="00C92D01">
          <w:t>27</w:t>
        </w:r>
      </w:ins>
      <w:del w:id="63" w:author="Martin, Greta Katherine" w:date="2025-08-07T11:36:00Z" w16du:dateUtc="2025-08-07T15:36:00Z">
        <w:r w:rsidR="002D71DD" w:rsidDel="00C92D01">
          <w:delText>55</w:delText>
        </w:r>
      </w:del>
      <w:r w:rsidR="002D71DD">
        <w:t>)</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w:t>
      </w:r>
      <w:r w:rsidR="00370984">
        <w:t>.</w:t>
      </w:r>
      <w:r w:rsidR="001F396A">
        <w:t xml:space="preserve"> </w:t>
      </w:r>
      <w:r w:rsidR="00346FF4">
        <w:t xml:space="preserve">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(95% CI: 0.45, 1.</w:t>
      </w:r>
      <w:ins w:id="64" w:author="Martin, Greta Katherine" w:date="2025-08-07T11:37:00Z" w16du:dateUtc="2025-08-07T15:37:00Z">
        <w:r w:rsidR="00C92D01">
          <w:t>08</w:t>
        </w:r>
      </w:ins>
      <w:del w:id="65" w:author="Martin, Greta Katherine" w:date="2025-08-07T11:37:00Z" w16du:dateUtc="2025-08-07T15:37:00Z">
        <w:r w:rsidR="002D71DD" w:rsidDel="00C92D01">
          <w:delText>32</w:delText>
        </w:r>
      </w:del>
      <w:r w:rsidR="002D71DD">
        <w:t xml:space="preserve">)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w:t>
      </w:r>
      <w:ins w:id="66" w:author="Martin, Greta Katherine" w:date="2025-08-07T11:37:00Z" w16du:dateUtc="2025-08-07T15:37:00Z">
        <w:r w:rsidR="00C92D01">
          <w:t>60</w:t>
        </w:r>
      </w:ins>
      <w:del w:id="67" w:author="Martin, Greta Katherine" w:date="2025-08-07T11:37:00Z" w16du:dateUtc="2025-08-07T15:37:00Z">
        <w:r w:rsidR="002D71DD" w:rsidDel="00C92D01">
          <w:delText>75</w:delText>
        </w:r>
      </w:del>
      <w:r w:rsidR="002D71DD">
        <w:t xml:space="preserve">, </w:t>
      </w:r>
      <w:ins w:id="68" w:author="Martin, Greta Katherine" w:date="2025-08-07T11:37:00Z" w16du:dateUtc="2025-08-07T15:37:00Z">
        <w:r w:rsidR="00C92D01">
          <w:t>3.73</w:t>
        </w:r>
      </w:ins>
      <w:del w:id="69" w:author="Martin, Greta Katherine" w:date="2025-08-07T11:37:00Z" w16du:dateUtc="2025-08-07T15:37:00Z">
        <w:r w:rsidR="002D71DD" w:rsidDel="00C92D01">
          <w:delText>4.60</w:delText>
        </w:r>
      </w:del>
      <w:r w:rsidR="002D71DD">
        <w:t>)</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w:t>
      </w:r>
      <w:ins w:id="70" w:author="Martin, Greta Katherine" w:date="2025-08-07T11:37:00Z" w16du:dateUtc="2025-08-07T15:37:00Z">
        <w:r w:rsidR="00C92D01">
          <w:t>55</w:t>
        </w:r>
      </w:ins>
      <w:del w:id="71" w:author="Martin, Greta Katherine" w:date="2025-08-07T11:37:00Z" w16du:dateUtc="2025-08-07T15:37:00Z">
        <w:r w:rsidR="002D71DD" w:rsidDel="00C92D01">
          <w:delText>88</w:delText>
        </w:r>
      </w:del>
      <w:r w:rsidR="002D71DD">
        <w:t xml:space="preserve">, </w:t>
      </w:r>
      <w:del w:id="72" w:author="Martin, Greta Katherine" w:date="2025-08-07T11:37:00Z" w16du:dateUtc="2025-08-07T15:37:00Z">
        <w:r w:rsidR="002D71DD" w:rsidDel="00C92D01">
          <w:delText>7.31</w:delText>
        </w:r>
      </w:del>
      <w:ins w:id="73" w:author="Martin, Greta Katherine" w:date="2025-08-07T11:37:00Z" w16du:dateUtc="2025-08-07T15:37:00Z">
        <w:r w:rsidR="00C92D01">
          <w:t>6.0</w:t>
        </w:r>
      </w:ins>
      <w:ins w:id="74" w:author="Martin, Greta Katherine" w:date="2025-08-07T11:38:00Z" w16du:dateUtc="2025-08-07T15:38:00Z">
        <w:r w:rsidR="00C92D01">
          <w:t>3</w:t>
        </w:r>
      </w:ins>
      <w:r w:rsidR="002D71DD">
        <w:t>)</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w:t>
      </w:r>
      <w:ins w:id="75" w:author="Martin, Greta Katherine" w:date="2025-08-07T11:43:00Z" w16du:dateUtc="2025-08-07T15:43:00Z">
        <w:r w:rsidR="00C92D01">
          <w:t xml:space="preserve">1,800, </w:t>
        </w:r>
      </w:ins>
      <w:del w:id="76" w:author="Martin, Greta Katherine" w:date="2025-08-07T11:43:00Z" w16du:dateUtc="2025-08-07T15:43:00Z">
        <w:r w:rsidR="00EC4809" w:rsidDel="00C92D01">
          <w:delText>2</w:delText>
        </w:r>
        <w:r w:rsidR="008A51B6" w:rsidDel="00C92D01">
          <w:delText>5</w:delText>
        </w:r>
        <w:r w:rsidR="00EC4809" w:rsidDel="00C92D01">
          <w:delText>,</w:delText>
        </w:r>
        <w:r w:rsidR="008A51B6" w:rsidDel="00C92D01">
          <w:delText>000</w:delText>
        </w:r>
        <w:r w:rsidR="00EC4809" w:rsidDel="00C92D01">
          <w:delText xml:space="preserve"> fewer- 16,</w:delText>
        </w:r>
        <w:r w:rsidR="008A51B6" w:rsidDel="00C92D01">
          <w:delText>600</w:delText>
        </w:r>
        <w:r w:rsidR="00EC4809" w:rsidDel="00C92D01">
          <w:delText xml:space="preserve"> more</w:delText>
        </w:r>
      </w:del>
      <w:ins w:id="77" w:author="Martin, Greta Katherine" w:date="2025-08-07T11:43:00Z" w16du:dateUtc="2025-08-07T15:43:00Z">
        <w:r w:rsidR="00C92D01">
          <w:t>5,100</w:t>
        </w:r>
      </w:ins>
      <w:r w:rsidR="00EC4809">
        <w:t>)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w:t>
      </w:r>
      <w:ins w:id="78" w:author="Martin, Greta Katherine" w:date="2025-08-07T11:43:00Z" w16du:dateUtc="2025-08-07T15:43:00Z">
        <w:r w:rsidR="0063460D">
          <w:t>6</w:t>
        </w:r>
      </w:ins>
      <w:del w:id="79" w:author="Martin, Greta Katherine" w:date="2025-08-07T11:43:00Z" w16du:dateUtc="2025-08-07T15:43:00Z">
        <w:r w:rsidR="009D4513" w:rsidDel="0063460D">
          <w:delText>7</w:delText>
        </w:r>
      </w:del>
      <w:r w:rsidR="009D4513">
        <w:t>,</w:t>
      </w:r>
      <w:ins w:id="80" w:author="Martin, Greta Katherine" w:date="2025-08-07T11:44:00Z" w16du:dateUtc="2025-08-07T15:44:00Z">
        <w:r w:rsidR="0063460D">
          <w:t>5</w:t>
        </w:r>
      </w:ins>
      <w:del w:id="81" w:author="Martin, Greta Katherine" w:date="2025-08-07T11:44:00Z" w16du:dateUtc="2025-08-07T15:44:00Z">
        <w:r w:rsidR="009D4513" w:rsidDel="0063460D">
          <w:delText>3</w:delText>
        </w:r>
      </w:del>
      <w:r w:rsidR="009D4513">
        <w:t>0</w:t>
      </w:r>
      <w:r w:rsidR="008A51B6">
        <w:t>0</w:t>
      </w:r>
      <w:r w:rsidR="009D4513">
        <w:t>, 1</w:t>
      </w:r>
      <w:ins w:id="82" w:author="Martin, Greta Katherine" w:date="2025-08-07T11:44:00Z" w16du:dateUtc="2025-08-07T15:44:00Z">
        <w:r w:rsidR="0063460D">
          <w:t>5</w:t>
        </w:r>
      </w:ins>
      <w:del w:id="83" w:author="Martin, Greta Katherine" w:date="2025-08-07T11:44:00Z" w16du:dateUtc="2025-08-07T15:44:00Z">
        <w:r w:rsidR="009D4513" w:rsidDel="0063460D">
          <w:delText>0</w:delText>
        </w:r>
      </w:del>
      <w:r w:rsidR="009D4513">
        <w:t>,</w:t>
      </w:r>
      <w:ins w:id="84" w:author="Martin, Greta Katherine" w:date="2025-08-07T11:44:00Z" w16du:dateUtc="2025-08-07T15:44:00Z">
        <w:r w:rsidR="0063460D">
          <w:t>3</w:t>
        </w:r>
      </w:ins>
      <w:del w:id="85" w:author="Martin, Greta Katherine" w:date="2025-08-07T11:44:00Z" w16du:dateUtc="2025-08-07T15:44:00Z">
        <w:r w:rsidR="009D4513" w:rsidDel="0063460D">
          <w:delText>9</w:delText>
        </w:r>
      </w:del>
      <w:r w:rsidR="008A51B6">
        <w:t>00</w:t>
      </w:r>
      <w:r w:rsidR="009D4513">
        <w:t>) fewer deaths, while tropical cities had the greatest increases (17,3</w:t>
      </w:r>
      <w:r w:rsidR="008A51B6">
        <w:t>00</w:t>
      </w:r>
      <w:r w:rsidR="009D4513">
        <w:t>, 95% CI: 1</w:t>
      </w:r>
      <w:ins w:id="86" w:author="Martin, Greta Katherine" w:date="2025-08-07T11:44:00Z" w16du:dateUtc="2025-08-07T15:44:00Z">
        <w:r w:rsidR="0063460D">
          <w:t>0</w:t>
        </w:r>
      </w:ins>
      <w:del w:id="87" w:author="Martin, Greta Katherine" w:date="2025-08-07T11:44:00Z" w16du:dateUtc="2025-08-07T15:44:00Z">
        <w:r w:rsidR="009D4513" w:rsidDel="0063460D">
          <w:delText>1</w:delText>
        </w:r>
      </w:del>
      <w:r w:rsidR="009D4513">
        <w:t>,</w:t>
      </w:r>
      <w:ins w:id="88" w:author="Martin, Greta Katherine" w:date="2025-08-07T11:44:00Z" w16du:dateUtc="2025-08-07T15:44:00Z">
        <w:r w:rsidR="0063460D">
          <w:t>4</w:t>
        </w:r>
      </w:ins>
      <w:del w:id="89" w:author="Martin, Greta Katherine" w:date="2025-08-07T11:44:00Z" w16du:dateUtc="2025-08-07T15:44:00Z">
        <w:r w:rsidR="009D4513" w:rsidDel="0063460D">
          <w:delText>3</w:delText>
        </w:r>
      </w:del>
      <w:r w:rsidR="009D4513">
        <w:t>0</w:t>
      </w:r>
      <w:r w:rsidR="008A51B6">
        <w:t>0</w:t>
      </w:r>
      <w:r w:rsidR="009D4513">
        <w:t>, 2</w:t>
      </w:r>
      <w:ins w:id="90" w:author="Martin, Greta Katherine" w:date="2025-08-07T11:44:00Z" w16du:dateUtc="2025-08-07T15:44:00Z">
        <w:r w:rsidR="0063460D">
          <w:t>4</w:t>
        </w:r>
      </w:ins>
      <w:del w:id="91" w:author="Martin, Greta Katherine" w:date="2025-08-07T11:44:00Z" w16du:dateUtc="2025-08-07T15:44:00Z">
        <w:r w:rsidR="009D4513" w:rsidDel="0063460D">
          <w:delText>9</w:delText>
        </w:r>
      </w:del>
      <w:r w:rsidR="009D4513">
        <w:t>,</w:t>
      </w:r>
      <w:ins w:id="92" w:author="Martin, Greta Katherine" w:date="2025-08-07T11:44:00Z" w16du:dateUtc="2025-08-07T15:44:00Z">
        <w:r w:rsidR="0063460D">
          <w:t>2</w:t>
        </w:r>
      </w:ins>
      <w:del w:id="93" w:author="Martin, Greta Katherine" w:date="2025-08-07T11:44:00Z" w16du:dateUtc="2025-08-07T15:44:00Z">
        <w:r w:rsidR="009D4513" w:rsidDel="0063460D">
          <w:delText>8</w:delText>
        </w:r>
      </w:del>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CIs can be </w:t>
      </w:r>
      <w:r w:rsidR="00FA6E41">
        <w:lastRenderedPageBreak/>
        <w:t>found in the appendix (Fig. S</w:t>
      </w:r>
      <w:r w:rsidR="0012232D">
        <w:t>6</w:t>
      </w:r>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01CC8D35"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2263ED3B"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2BE157A5"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(95% CI: 0.1</w:t>
      </w:r>
      <w:ins w:id="94" w:author="Martin, Greta Katherine" w:date="2025-08-07T11:46:00Z" w16du:dateUtc="2025-08-07T15:46:00Z">
        <w:r w:rsidR="001902C7">
          <w:t>19</w:t>
        </w:r>
      </w:ins>
      <w:del w:id="95" w:author="Martin, Greta Katherine" w:date="2025-08-07T11:46:00Z" w16du:dateUtc="2025-08-07T15:46:00Z">
        <w:r w:rsidR="00E33108" w:rsidDel="001902C7">
          <w:delText>5</w:delText>
        </w:r>
      </w:del>
      <w:r w:rsidR="00E33108">
        <w:t>, 0.2</w:t>
      </w:r>
      <w:ins w:id="96" w:author="Martin, Greta Katherine" w:date="2025-08-07T11:46:00Z" w16du:dateUtc="2025-08-07T15:46:00Z">
        <w:r w:rsidR="001902C7">
          <w:t>66</w:t>
        </w:r>
      </w:ins>
      <w:del w:id="97" w:author="Martin, Greta Katherine" w:date="2025-08-07T11:46:00Z" w16du:dateUtc="2025-08-07T15:46:00Z">
        <w:r w:rsidR="00E33108" w:rsidDel="001902C7">
          <w:delText>5</w:delText>
        </w:r>
      </w:del>
      <w:r w:rsidR="00E33108">
        <w:t xml:space="preserve">)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429E7D42" w:rsidR="009F0F64" w:rsidRPr="00741FA6"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rsidRPr="00741FA6">
        <w:rPr>
          <w:color w:val="000000" w:themeColor="text1"/>
        </w:rPr>
        <w:lastRenderedPageBreak/>
        <w:t>fewer deaths per 100,000</w:t>
      </w:r>
      <w:r w:rsidR="00924544" w:rsidRPr="00741FA6">
        <w:rPr>
          <w:color w:val="000000" w:themeColor="text1"/>
        </w:rPr>
        <w:t xml:space="preserve"> (range: </w:t>
      </w:r>
      <w:r w:rsidR="00AC46B6" w:rsidRPr="00741FA6">
        <w:rPr>
          <w:color w:val="000000" w:themeColor="text1"/>
        </w:rPr>
        <w:t>24.44</w:t>
      </w:r>
      <w:r w:rsidR="00924544" w:rsidRPr="00741FA6">
        <w:rPr>
          <w:color w:val="000000" w:themeColor="text1"/>
        </w:rPr>
        <w:t xml:space="preserve"> fewer to </w:t>
      </w:r>
      <w:r w:rsidR="00AC46B6" w:rsidRPr="00741FA6">
        <w:rPr>
          <w:color w:val="000000" w:themeColor="text1"/>
        </w:rPr>
        <w:t>13.75</w:t>
      </w:r>
      <w:r w:rsidR="00924544" w:rsidRPr="00741FA6">
        <w:rPr>
          <w:color w:val="000000" w:themeColor="text1"/>
        </w:rPr>
        <w:t xml:space="preserve"> more)</w:t>
      </w:r>
      <w:r w:rsidR="00103044" w:rsidRPr="00741FA6">
        <w:rPr>
          <w:color w:val="000000" w:themeColor="text1"/>
        </w:rPr>
        <w:t>.</w:t>
      </w:r>
      <w:r w:rsidR="00DD427C" w:rsidRPr="00741FA6">
        <w:rPr>
          <w:color w:val="000000" w:themeColor="text1"/>
        </w:rPr>
        <w:t xml:space="preserve"> Though we included the total population rather than restricting to adults,</w:t>
      </w:r>
      <w:r w:rsidR="006D1DC3" w:rsidRPr="00741FA6">
        <w:rPr>
          <w:color w:val="000000" w:themeColor="text1"/>
        </w:rPr>
        <w:t xml:space="preserve"> European cities experienced both positive and negative changes in NDVI over the study period, </w:t>
      </w:r>
      <w:r w:rsidR="00DD427C" w:rsidRPr="00741FA6">
        <w:rPr>
          <w:color w:val="000000" w:themeColor="text1"/>
        </w:rPr>
        <w:t>resulting in health estimates that were</w:t>
      </w:r>
      <w:r w:rsidR="006D1DC3" w:rsidRPr="00741FA6">
        <w:rPr>
          <w:color w:val="000000" w:themeColor="text1"/>
        </w:rPr>
        <w:t xml:space="preserve"> smaller in magnitude than those found by Barboza et al.</w:t>
      </w:r>
      <w:r w:rsidR="00DD427C" w:rsidRPr="00741FA6">
        <w:rPr>
          <w:color w:val="000000" w:themeColor="text1"/>
        </w:rPr>
        <w:t xml:space="preserve"> Our use of total population may overestimate the health benefits of increased greenspace and health losses from decreases.</w:t>
      </w:r>
    </w:p>
    <w:p w14:paraId="078C4639" w14:textId="7FEDD242" w:rsidR="00507D1B" w:rsidRPr="00741FA6" w:rsidRDefault="00E445DA" w:rsidP="00551D54">
      <w:pPr>
        <w:rPr>
          <w:color w:val="000000" w:themeColor="text1"/>
        </w:rPr>
      </w:pPr>
      <w:r w:rsidRPr="00741FA6">
        <w:rPr>
          <w:color w:val="000000" w:themeColor="text1"/>
        </w:rPr>
        <w:t xml:space="preserve"> </w:t>
      </w:r>
    </w:p>
    <w:p w14:paraId="52ACE9AC" w14:textId="530B04CD" w:rsidR="00951FAF" w:rsidRDefault="00190084" w:rsidP="00551D54">
      <w:pPr>
        <w:rPr>
          <w:ins w:id="98" w:author="Martin, Greta Katherine" w:date="2025-08-05T14:34:00Z" w16du:dateUtc="2025-08-05T18:34:00Z"/>
        </w:rPr>
      </w:pPr>
      <w:r w:rsidRPr="00741FA6">
        <w:rPr>
          <w:color w:val="000000" w:themeColor="text1"/>
        </w:rPr>
        <w:t>There are several key limitations to our study. We use one exposure-response function globally that is based</w:t>
      </w:r>
      <w:del w:id="99" w:author="Martin, Greta Katherine" w:date="2025-08-06T09:35:00Z" w16du:dateUtc="2025-08-06T13:35:00Z">
        <w:r w:rsidRPr="00741FA6" w:rsidDel="004D2877">
          <w:rPr>
            <w:color w:val="000000" w:themeColor="text1"/>
          </w:rPr>
          <w:delText xml:space="preserve"> on</w:delText>
        </w:r>
      </w:del>
      <w:r w:rsidRPr="00741FA6">
        <w:rPr>
          <w:color w:val="000000" w:themeColor="text1"/>
        </w:rPr>
        <w:t xml:space="preserve"> primarily </w:t>
      </w:r>
      <w:ins w:id="100" w:author="Martin, Greta Katherine" w:date="2025-08-06T09:35:00Z" w16du:dateUtc="2025-08-06T13:35:00Z">
        <w:r w:rsidR="004D2877">
          <w:rPr>
            <w:color w:val="000000" w:themeColor="text1"/>
          </w:rPr>
          <w:t xml:space="preserve">on </w:t>
        </w:r>
      </w:ins>
      <w:r w:rsidRPr="00741FA6">
        <w:rPr>
          <w:color w:val="000000" w:themeColor="text1"/>
        </w:rPr>
        <w:t xml:space="preserve">European and North American </w:t>
      </w:r>
      <w:del w:id="101" w:author="Martin, Greta Katherine" w:date="2025-08-06T09:35:00Z" w16du:dateUtc="2025-08-06T13:35:00Z">
        <w:r w:rsidRPr="00741FA6" w:rsidDel="004D2877">
          <w:rPr>
            <w:color w:val="000000" w:themeColor="text1"/>
          </w:rPr>
          <w:delText>populations</w:delText>
        </w:r>
      </w:del>
      <w:ins w:id="102" w:author="Martin, Greta Katherine" w:date="2025-08-06T09:35:00Z" w16du:dateUtc="2025-08-06T13:35:00Z">
        <w:r w:rsidR="004D2877">
          <w:rPr>
            <w:color w:val="000000" w:themeColor="text1"/>
          </w:rPr>
          <w:t>studies</w:t>
        </w:r>
      </w:ins>
      <w:ins w:id="103" w:author="Martin, Greta Katherine" w:date="2025-08-06T09:36:00Z" w16du:dateUtc="2025-08-06T13:36:00Z">
        <w:r w:rsidR="004D2877">
          <w:rPr>
            <w:color w:val="000000" w:themeColor="text1"/>
          </w:rPr>
          <w:t xml:space="preserve"> in temperate and continental climate zones</w:t>
        </w:r>
      </w:ins>
      <w:ins w:id="104" w:author="Martin, Greta Katherine" w:date="2025-08-06T09:24:00Z" w16du:dateUtc="2025-08-06T13:24:00Z">
        <w:r w:rsidR="004D2877">
          <w:rPr>
            <w:color w:val="000000" w:themeColor="text1"/>
          </w:rPr>
          <w:t>,</w:t>
        </w:r>
      </w:ins>
      <w:ins w:id="105" w:author="Martin, Greta Katherine" w:date="2025-08-06T09:27:00Z" w16du:dateUtc="2025-08-06T13:27:00Z">
        <w:r w:rsidR="004D2877">
          <w:t xml:space="preserve"> where g</w:t>
        </w:r>
      </w:ins>
      <w:del w:id="106" w:author="Martin, Greta Katherine" w:date="2025-08-06T09:27:00Z" w16du:dateUtc="2025-08-06T13:27:00Z">
        <w:r w:rsidRPr="00741FA6" w:rsidDel="004D2877">
          <w:rPr>
            <w:color w:val="000000" w:themeColor="text1"/>
          </w:rPr>
          <w:delText>.</w:delText>
        </w:r>
        <w:r w:rsidR="00F80B47" w:rsidRPr="00741FA6" w:rsidDel="004D2877">
          <w:rPr>
            <w:color w:val="000000" w:themeColor="text1"/>
          </w:rPr>
          <w:delText xml:space="preserve"> </w:delText>
        </w:r>
      </w:del>
      <w:moveToRangeStart w:id="107" w:author="Martin, Greta Katherine" w:date="2025-08-05T17:47:00Z" w:name="move205308491"/>
      <w:moveTo w:id="108" w:author="Martin, Greta Katherine" w:date="2025-08-05T17:47:00Z" w16du:dateUtc="2025-08-05T21:47:00Z">
        <w:del w:id="109" w:author="Martin, Greta Katherine" w:date="2025-08-05T17:48:00Z" w16du:dateUtc="2025-08-05T21:48:00Z">
          <w:r w:rsidR="0035526C" w:rsidDel="0035526C">
            <w:delText>Additionally, g</w:delText>
          </w:r>
        </w:del>
        <w:r w:rsidR="0035526C">
          <w:t>reenspace is relatively high</w:t>
        </w:r>
        <w:del w:id="110" w:author="Martin, Greta Katherine" w:date="2025-08-06T09:30:00Z" w16du:dateUtc="2025-08-06T13:30:00Z">
          <w:r w:rsidR="0035526C" w:rsidDel="004D2877">
            <w:delText xml:space="preserve"> </w:delText>
          </w:r>
        </w:del>
        <w:del w:id="111" w:author="Martin, Greta Katherine" w:date="2025-08-06T09:27:00Z" w16du:dateUtc="2025-08-06T13:27:00Z">
          <w:r w:rsidR="0035526C" w:rsidDel="004D2877">
            <w:delText>in North American and European cities, meaning that</w:delText>
          </w:r>
        </w:del>
      </w:moveTo>
      <w:ins w:id="112" w:author="Martin, Greta Katherine" w:date="2025-08-06T09:35:00Z" w16du:dateUtc="2025-08-06T13:35:00Z">
        <w:r w:rsidR="004D2877">
          <w:t>. Thus,</w:t>
        </w:r>
      </w:ins>
      <w:moveTo w:id="113" w:author="Martin, Greta Katherine" w:date="2025-08-05T17:47:00Z" w16du:dateUtc="2025-08-05T21:47:00Z">
        <w:r w:rsidR="0035526C">
          <w:t xml:space="preserve"> fewer data points contribute to the exposure-response curve at </w:t>
        </w:r>
      </w:moveTo>
      <w:ins w:id="114" w:author="Martin, Greta Katherine" w:date="2025-08-06T09:36:00Z" w16du:dateUtc="2025-08-06T13:36:00Z">
        <w:r w:rsidR="004D2877">
          <w:t xml:space="preserve">very high or </w:t>
        </w:r>
      </w:ins>
      <w:moveTo w:id="115" w:author="Martin, Greta Katherine" w:date="2025-08-05T17:47:00Z" w16du:dateUtc="2025-08-05T21:47:00Z">
        <w:r w:rsidR="0035526C">
          <w:t>low</w:t>
        </w:r>
        <w:del w:id="116" w:author="Martin, Greta Katherine" w:date="2025-08-06T09:36:00Z" w16du:dateUtc="2025-08-06T13:36:00Z">
          <w:r w:rsidR="0035526C" w:rsidDel="004D2877">
            <w:delText>er</w:delText>
          </w:r>
        </w:del>
        <w:r w:rsidR="0035526C">
          <w:t xml:space="preserve"> NDVI levels. </w:t>
        </w:r>
      </w:moveTo>
      <w:moveToRangeEnd w:id="107"/>
      <w:r w:rsidRPr="00741FA6">
        <w:rPr>
          <w:color w:val="000000" w:themeColor="text1"/>
        </w:rPr>
        <w:t xml:space="preserve">The relationship between NDVI and all-cause mortality may be related to </w:t>
      </w:r>
      <w:del w:id="117" w:author="Martin, Greta Katherine" w:date="2025-08-05T17:49:00Z" w16du:dateUtc="2025-08-05T21:49:00Z">
        <w:r w:rsidRPr="00741FA6" w:rsidDel="0035526C">
          <w:rPr>
            <w:color w:val="000000" w:themeColor="text1"/>
          </w:rPr>
          <w:delText xml:space="preserve">many </w:delText>
        </w:r>
      </w:del>
      <w:ins w:id="118" w:author="Martin, Greta Katherine" w:date="2025-08-05T17:49:00Z" w16du:dateUtc="2025-08-05T21:49:00Z">
        <w:r w:rsidR="0035526C">
          <w:rPr>
            <w:color w:val="000000" w:themeColor="text1"/>
          </w:rPr>
          <w:t>current NDVI levels and other</w:t>
        </w:r>
        <w:r w:rsidR="0035526C" w:rsidRPr="00741FA6">
          <w:rPr>
            <w:color w:val="000000" w:themeColor="text1"/>
          </w:rPr>
          <w:t xml:space="preserve"> </w:t>
        </w:r>
      </w:ins>
      <w:r w:rsidRPr="00741FA6">
        <w:rPr>
          <w:color w:val="000000" w:themeColor="text1"/>
        </w:rPr>
        <w:t xml:space="preserve">factors that </w:t>
      </w:r>
      <w:del w:id="119" w:author="Martin, Greta Katherine" w:date="2025-08-05T17:50:00Z" w16du:dateUtc="2025-08-05T21:50:00Z">
        <w:r w:rsidRPr="00741FA6" w:rsidDel="0035526C">
          <w:rPr>
            <w:color w:val="000000" w:themeColor="text1"/>
          </w:rPr>
          <w:delText xml:space="preserve">also </w:delText>
        </w:r>
      </w:del>
      <w:r w:rsidRPr="00741FA6">
        <w:rPr>
          <w:color w:val="000000" w:themeColor="text1"/>
        </w:rPr>
        <w:t>vary by region</w:t>
      </w:r>
      <w:ins w:id="120" w:author="Martin, Greta Katherine" w:date="2025-08-06T09:35:00Z" w16du:dateUtc="2025-08-06T13:35:00Z">
        <w:r w:rsidR="004D2877">
          <w:rPr>
            <w:color w:val="000000" w:themeColor="text1"/>
          </w:rPr>
          <w:t xml:space="preserve"> and climate</w:t>
        </w:r>
      </w:ins>
      <w:r w:rsidRPr="00741FA6">
        <w:rPr>
          <w:color w:val="000000" w:themeColor="text1"/>
        </w:rPr>
        <w:t xml:space="preserve">. </w:t>
      </w:r>
      <w:r w:rsidR="00F80B47" w:rsidRPr="00741FA6">
        <w:rPr>
          <w:color w:val="000000" w:themeColor="text1"/>
        </w:rPr>
        <w:t xml:space="preserve">To address this, we chose a large-scale meta-analysis </w:t>
      </w:r>
      <w:ins w:id="121" w:author="Martin, Greta Katherine" w:date="2025-08-06T09:33:00Z" w16du:dateUtc="2025-08-06T13:33:00Z">
        <w:r w:rsidR="004D2877">
          <w:rPr>
            <w:color w:val="000000" w:themeColor="text1"/>
          </w:rPr>
          <w:t xml:space="preserve">that includes populations from the Northern America, Eastern Asia, Southern and Western Europe, and Australia and New Zealand regions, </w:t>
        </w:r>
      </w:ins>
      <w:ins w:id="122" w:author="Martin, Greta Katherine" w:date="2025-08-06T09:38:00Z" w16du:dateUtc="2025-08-06T13:38:00Z">
        <w:r w:rsidR="004D2877">
          <w:rPr>
            <w:color w:val="000000" w:themeColor="text1"/>
          </w:rPr>
          <w:t>wit</w:t>
        </w:r>
      </w:ins>
      <w:ins w:id="123" w:author="Martin, Greta Katherine" w:date="2025-08-06T09:39:00Z" w16du:dateUtc="2025-08-06T13:39:00Z">
        <w:r w:rsidR="004D2877">
          <w:rPr>
            <w:color w:val="000000" w:themeColor="text1"/>
          </w:rPr>
          <w:t xml:space="preserve">h </w:t>
        </w:r>
      </w:ins>
      <w:ins w:id="124" w:author="Martin, Greta Katherine" w:date="2025-08-06T09:40:00Z" w16du:dateUtc="2025-08-06T13:40:00Z">
        <w:r w:rsidR="004D2877">
          <w:rPr>
            <w:color w:val="000000" w:themeColor="text1"/>
          </w:rPr>
          <w:t xml:space="preserve">significant </w:t>
        </w:r>
      </w:ins>
      <w:ins w:id="125" w:author="Martin, Greta Katherine" w:date="2025-08-06T09:37:00Z" w16du:dateUtc="2025-08-06T13:37:00Z">
        <w:r w:rsidR="004D2877">
          <w:rPr>
            <w:color w:val="000000" w:themeColor="text1"/>
          </w:rPr>
          <w:t>representation of temperate</w:t>
        </w:r>
      </w:ins>
      <w:ins w:id="126" w:author="Martin, Greta Katherine" w:date="2025-08-06T09:39:00Z" w16du:dateUtc="2025-08-06T13:39:00Z">
        <w:r w:rsidR="004D2877">
          <w:rPr>
            <w:color w:val="000000" w:themeColor="text1"/>
          </w:rPr>
          <w:t xml:space="preserve"> and </w:t>
        </w:r>
      </w:ins>
      <w:ins w:id="127" w:author="Martin, Greta Katherine" w:date="2025-08-06T09:37:00Z" w16du:dateUtc="2025-08-06T13:37:00Z">
        <w:r w:rsidR="004D2877">
          <w:rPr>
            <w:color w:val="000000" w:themeColor="text1"/>
          </w:rPr>
          <w:t>continental</w:t>
        </w:r>
      </w:ins>
      <w:ins w:id="128" w:author="Martin, Greta Katherine" w:date="2025-08-06T09:39:00Z" w16du:dateUtc="2025-08-06T13:39:00Z">
        <w:r w:rsidR="004D2877">
          <w:rPr>
            <w:color w:val="000000" w:themeColor="text1"/>
          </w:rPr>
          <w:t xml:space="preserve"> climates and limited inclusion of select</w:t>
        </w:r>
      </w:ins>
      <w:ins w:id="129" w:author="Martin, Greta Katherine" w:date="2025-08-06T09:37:00Z" w16du:dateUtc="2025-08-06T13:37:00Z">
        <w:r w:rsidR="004D2877">
          <w:rPr>
            <w:color w:val="000000" w:themeColor="text1"/>
          </w:rPr>
          <w:t xml:space="preserve"> arid</w:t>
        </w:r>
      </w:ins>
      <w:ins w:id="130" w:author="Martin, Greta Katherine" w:date="2025-08-06T09:39:00Z" w16du:dateUtc="2025-08-06T13:39:00Z">
        <w:r w:rsidR="004D2877">
          <w:rPr>
            <w:color w:val="000000" w:themeColor="text1"/>
          </w:rPr>
          <w:t xml:space="preserve"> </w:t>
        </w:r>
      </w:ins>
      <w:ins w:id="131" w:author="Martin, Greta Katherine" w:date="2025-08-06T09:37:00Z" w16du:dateUtc="2025-08-06T13:37:00Z">
        <w:r w:rsidR="004D2877">
          <w:rPr>
            <w:color w:val="000000" w:themeColor="text1"/>
          </w:rPr>
          <w:t>and tropical cities,</w:t>
        </w:r>
      </w:ins>
      <w:ins w:id="132" w:author="Martin, Greta Katherine" w:date="2025-08-06T09:33:00Z" w16du:dateUtc="2025-08-06T13:33:00Z">
        <w:r w:rsidR="004D2877">
          <w:rPr>
            <w:color w:val="000000" w:themeColor="text1"/>
          </w:rPr>
          <w:t xml:space="preserve"> </w:t>
        </w:r>
      </w:ins>
      <w:r w:rsidR="00F80B47" w:rsidRPr="00741FA6">
        <w:rPr>
          <w:color w:val="000000" w:themeColor="text1"/>
        </w:rPr>
        <w:t>to be as generalizable as possible.</w:t>
      </w:r>
      <w:ins w:id="133" w:author="Martin, Greta Katherine" w:date="2025-08-06T09:37:00Z" w16du:dateUtc="2025-08-06T13:37:00Z">
        <w:r w:rsidR="004D2877">
          <w:rPr>
            <w:color w:val="000000" w:themeColor="text1"/>
          </w:rPr>
          <w:t xml:space="preserve"> </w:t>
        </w:r>
      </w:ins>
      <w:ins w:id="134" w:author="Martin, Greta Katherine" w:date="2025-08-06T09:50:00Z" w16du:dateUtc="2025-08-06T13:50:00Z">
        <w:r w:rsidR="00760129">
          <w:t>T</w:t>
        </w:r>
      </w:ins>
      <w:ins w:id="135" w:author="Martin, Greta Katherine" w:date="2025-08-06T09:37:00Z" w16du:dateUtc="2025-08-06T13:37:00Z">
        <w:r w:rsidR="004D2877">
          <w:t xml:space="preserve">he uncertainty of our estimates is </w:t>
        </w:r>
      </w:ins>
      <w:ins w:id="136" w:author="Martin, Greta Katherine" w:date="2025-08-06T09:41:00Z" w16du:dateUtc="2025-08-06T13:41:00Z">
        <w:r w:rsidR="004D2877">
          <w:t>larger</w:t>
        </w:r>
      </w:ins>
      <w:ins w:id="137" w:author="Martin, Greta Katherine" w:date="2025-08-06T09:37:00Z" w16du:dateUtc="2025-08-06T13:37:00Z">
        <w:r w:rsidR="004D2877">
          <w:t xml:space="preserve"> for cities in regions and climate zones not </w:t>
        </w:r>
      </w:ins>
      <w:ins w:id="138" w:author="Martin, Greta Katherine" w:date="2025-08-06T09:41:00Z" w16du:dateUtc="2025-08-06T13:41:00Z">
        <w:r w:rsidR="004D2877">
          <w:t>well-</w:t>
        </w:r>
      </w:ins>
      <w:ins w:id="139" w:author="Martin, Greta Katherine" w:date="2025-08-06T09:37:00Z" w16du:dateUtc="2025-08-06T13:37:00Z">
        <w:r w:rsidR="004D2877">
          <w:t xml:space="preserve">represented by the meta-analysis. </w:t>
        </w:r>
      </w:ins>
      <w:del w:id="140" w:author="Martin, Greta Katherine" w:date="2025-08-06T09:40:00Z" w16du:dateUtc="2025-08-06T13:40:00Z">
        <w:r w:rsidR="00F80B47" w:rsidRPr="00741FA6" w:rsidDel="004D2877">
          <w:rPr>
            <w:color w:val="000000" w:themeColor="text1"/>
          </w:rPr>
          <w:delText xml:space="preserve"> </w:delText>
        </w:r>
      </w:del>
      <w:r w:rsidR="00F80B47" w:rsidRPr="00741FA6">
        <w:rPr>
          <w:color w:val="000000" w:themeColor="text1"/>
        </w:rPr>
        <w:t xml:space="preserve">While the current evidence base linking greenspace and all-cause mortality does not support a city-specific approach, there are many city-level factors that </w:t>
      </w:r>
      <w:r w:rsidR="006B0C9A">
        <w:rPr>
          <w:color w:val="000000" w:themeColor="text1"/>
        </w:rPr>
        <w:t>c</w:t>
      </w:r>
      <w:r w:rsidR="00F80B47" w:rsidRPr="00741FA6">
        <w:rPr>
          <w:color w:val="000000" w:themeColor="text1"/>
        </w:rPr>
        <w:t>ould theoretically influence the relationship</w:t>
      </w:r>
      <w:del w:id="141" w:author="Martin, Greta Katherine" w:date="2025-08-05T14:44:00Z" w16du:dateUtc="2025-08-05T18:44:00Z">
        <w:r w:rsidR="00F80B47" w:rsidRPr="00741FA6" w:rsidDel="00845FF9">
          <w:rPr>
            <w:color w:val="000000" w:themeColor="text1"/>
          </w:rPr>
          <w:delText xml:space="preserve">   </w:delText>
        </w:r>
      </w:del>
      <w:r w:rsidR="00F80B47" w:rsidRPr="00741FA6">
        <w:rPr>
          <w:color w:val="000000" w:themeColor="text1"/>
        </w:rPr>
        <w:t xml:space="preserve"> between greenspace and mortality</w:t>
      </w:r>
      <w:ins w:id="142" w:author="Martin, Greta Katherine" w:date="2025-08-05T14:45:00Z" w16du:dateUtc="2025-08-05T18:45:00Z">
        <w:r w:rsidR="00845FF9">
          <w:rPr>
            <w:color w:val="000000" w:themeColor="text1"/>
          </w:rPr>
          <w:t xml:space="preserve">. A </w:t>
        </w:r>
        <w:r w:rsidR="00845FF9" w:rsidRPr="00133807">
          <w:rPr>
            <w:color w:val="000000"/>
          </w:rPr>
          <w:t xml:space="preserve">few studies have tested </w:t>
        </w:r>
        <w:r w:rsidR="00845FF9">
          <w:rPr>
            <w:color w:val="000000"/>
          </w:rPr>
          <w:t>the</w:t>
        </w:r>
        <w:r w:rsidR="00845FF9" w:rsidRPr="00133807">
          <w:rPr>
            <w:color w:val="000000"/>
          </w:rPr>
          <w:t xml:space="preserve"> causal pathways </w:t>
        </w:r>
        <w:r w:rsidR="00845FF9">
          <w:rPr>
            <w:color w:val="000000"/>
          </w:rPr>
          <w:t xml:space="preserve">linking urban greenspace to reduced mortality </w:t>
        </w:r>
        <w:r w:rsidR="00845FF9" w:rsidRPr="00133807">
          <w:rPr>
            <w:color w:val="000000"/>
          </w:rPr>
          <w:t>and found evidence that greenspace is associated with health through better air quality, increased physical activity, and reduced stre</w:t>
        </w:r>
      </w:ins>
      <w:ins w:id="143" w:author="Martin, Greta Katherine" w:date="2025-08-06T09:45:00Z" w16du:dateUtc="2025-08-06T13:45:00Z">
        <w:r w:rsidR="004675D0">
          <w:rPr>
            <w:color w:val="000000"/>
          </w:rPr>
          <w:t>ss</w:t>
        </w:r>
      </w:ins>
      <w:ins w:id="144" w:author="Martin, Greta Katherine" w:date="2025-08-06T09:48:00Z" w16du:dateUtc="2025-08-06T13:48:00Z">
        <w:r w:rsidR="004675D0">
          <w:rPr>
            <w:color w:val="000000"/>
          </w:rPr>
          <w:t>.</w:t>
        </w:r>
      </w:ins>
      <w:del w:id="145" w:author="Martin, Greta Katherine" w:date="2025-08-06T09:46:00Z" w16du:dateUtc="2025-08-06T13:46:00Z">
        <w:r w:rsidR="004675D0" w:rsidRPr="004675D0" w:rsidDel="004675D0">
          <w:rPr>
            <w:color w:val="000000"/>
            <w:vertAlign w:val="superscript"/>
            <w:rPrChange w:id="146" w:author="Martin, Greta Katherine" w:date="2025-08-06T09:48:00Z" w16du:dateUtc="2025-08-06T13:48:00Z">
              <w:rPr>
                <w:color w:val="000000"/>
              </w:rPr>
            </w:rPrChange>
          </w:rPr>
          <w:fldChar w:fldCharType="begin"/>
        </w:r>
        <w:r w:rsidR="004675D0" w:rsidRPr="004675D0" w:rsidDel="004675D0">
          <w:rPr>
            <w:color w:val="000000"/>
            <w:vertAlign w:val="superscript"/>
            <w:rPrChange w:id="147"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148"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149" w:author="Martin, Greta Katherine" w:date="2025-08-06T09:48:00Z" w16du:dateUtc="2025-08-06T13:48:00Z">
              <w:rPr>
                <w:noProof/>
                <w:color w:val="000000"/>
              </w:rPr>
            </w:rPrChange>
          </w:rPr>
          <w:delText>{Citation}</w:delText>
        </w:r>
        <w:r w:rsidR="004675D0" w:rsidRPr="004675D0" w:rsidDel="004675D0">
          <w:rPr>
            <w:color w:val="000000"/>
            <w:vertAlign w:val="superscript"/>
            <w:rPrChange w:id="150" w:author="Martin, Greta Katherine" w:date="2025-08-06T09:48:00Z" w16du:dateUtc="2025-08-06T13:48:00Z">
              <w:rPr>
                <w:color w:val="000000"/>
              </w:rPr>
            </w:rPrChange>
          </w:rPr>
          <w:fldChar w:fldCharType="end"/>
        </w:r>
      </w:del>
      <w:del w:id="151" w:author="Martin, Greta Katherine" w:date="2025-08-06T09:45:00Z" w16du:dateUtc="2025-08-06T13:45:00Z">
        <w:r w:rsidR="004675D0" w:rsidRPr="004675D0" w:rsidDel="004675D0">
          <w:rPr>
            <w:color w:val="000000"/>
            <w:vertAlign w:val="superscript"/>
            <w:rPrChange w:id="152" w:author="Martin, Greta Katherine" w:date="2025-08-06T09:48:00Z" w16du:dateUtc="2025-08-06T13:48:00Z">
              <w:rPr>
                <w:color w:val="000000"/>
              </w:rPr>
            </w:rPrChange>
          </w:rPr>
          <w:fldChar w:fldCharType="begin"/>
        </w:r>
        <w:r w:rsidR="004675D0" w:rsidRPr="004675D0" w:rsidDel="004675D0">
          <w:rPr>
            <w:color w:val="000000"/>
            <w:vertAlign w:val="superscript"/>
            <w:rPrChange w:id="153"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154"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155" w:author="Martin, Greta Katherine" w:date="2025-08-06T09:48:00Z" w16du:dateUtc="2025-08-06T13:48:00Z">
              <w:rPr>
                <w:noProof/>
                <w:color w:val="000000"/>
              </w:rPr>
            </w:rPrChange>
          </w:rPr>
          <w:delText>{Citation}</w:delText>
        </w:r>
        <w:r w:rsidR="004675D0" w:rsidRPr="004675D0" w:rsidDel="004675D0">
          <w:rPr>
            <w:color w:val="000000"/>
            <w:vertAlign w:val="superscript"/>
            <w:rPrChange w:id="156" w:author="Martin, Greta Katherine" w:date="2025-08-06T09:48:00Z" w16du:dateUtc="2025-08-06T13:48:00Z">
              <w:rPr>
                <w:color w:val="000000"/>
              </w:rPr>
            </w:rPrChange>
          </w:rPr>
          <w:fldChar w:fldCharType="end"/>
        </w:r>
      </w:del>
      <w:ins w:id="157" w:author="Martin, Greta Katherine" w:date="2025-08-06T09:48:00Z" w16du:dateUtc="2025-08-06T13:48:00Z">
        <w:r w:rsidR="004675D0">
          <w:rPr>
            <w:color w:val="000000"/>
            <w:vertAlign w:val="superscript"/>
          </w:rPr>
          <w:t>16</w:t>
        </w:r>
      </w:ins>
      <w:r w:rsidR="00F80B47" w:rsidRPr="00741FA6">
        <w:rPr>
          <w:color w:val="000000" w:themeColor="text1"/>
        </w:rPr>
        <w:t xml:space="preserve"> </w:t>
      </w:r>
      <w:del w:id="158" w:author="Martin, Greta Katherine" w:date="2025-08-05T14:45:00Z" w16du:dateUtc="2025-08-05T18:45:00Z">
        <w:r w:rsidR="00F80B47" w:rsidRPr="00741FA6" w:rsidDel="00845FF9">
          <w:rPr>
            <w:color w:val="000000" w:themeColor="text1"/>
          </w:rPr>
          <w:delText>such as</w:delText>
        </w:r>
      </w:del>
      <w:r w:rsidR="00F80B47" w:rsidRPr="00741FA6">
        <w:rPr>
          <w:color w:val="000000" w:themeColor="text1"/>
        </w:rPr>
        <w:t xml:space="preserve"> </w:t>
      </w:r>
      <w:ins w:id="159" w:author="Martin, Greta Katherine" w:date="2025-08-05T14:46:00Z" w16du:dateUtc="2025-08-05T18:46:00Z">
        <w:r w:rsidR="00845FF9">
          <w:rPr>
            <w:color w:val="000000" w:themeColor="text1"/>
          </w:rPr>
          <w:t xml:space="preserve">City </w:t>
        </w:r>
      </w:ins>
      <w:del w:id="160" w:author="Martin, Greta Katherine" w:date="2025-08-05T14:45:00Z" w16du:dateUtc="2025-08-05T18:45:00Z">
        <w:r w:rsidR="00F80B47" w:rsidRPr="00741FA6" w:rsidDel="00845FF9">
          <w:rPr>
            <w:color w:val="000000" w:themeColor="text1"/>
          </w:rPr>
          <w:delText>c</w:delText>
        </w:r>
        <w:r w:rsidRPr="00741FA6" w:rsidDel="00845FF9">
          <w:rPr>
            <w:color w:val="000000" w:themeColor="text1"/>
          </w:rPr>
          <w:delText xml:space="preserve">ity </w:delText>
        </w:r>
      </w:del>
      <w:r w:rsidRPr="00741FA6">
        <w:rPr>
          <w:color w:val="000000" w:themeColor="text1"/>
        </w:rPr>
        <w:t xml:space="preserve">walkability (safety, pedestrian infrastructure, traffic, etc.), time spent </w:t>
      </w:r>
      <w:del w:id="161" w:author="Martin, Greta Katherine" w:date="2025-08-05T14:46:00Z" w16du:dateUtc="2025-08-05T18:46:00Z">
        <w:r w:rsidRPr="00741FA6" w:rsidDel="00845FF9">
          <w:rPr>
            <w:color w:val="000000" w:themeColor="text1"/>
          </w:rPr>
          <w:delText xml:space="preserve">at </w:delText>
        </w:r>
      </w:del>
      <w:ins w:id="162" w:author="Martin, Greta Katherine" w:date="2025-08-05T14:46:00Z" w16du:dateUtc="2025-08-05T18:46:00Z">
        <w:r w:rsidR="00845FF9">
          <w:rPr>
            <w:color w:val="000000" w:themeColor="text1"/>
          </w:rPr>
          <w:t>near</w:t>
        </w:r>
        <w:r w:rsidR="00845FF9" w:rsidRPr="00741FA6">
          <w:rPr>
            <w:color w:val="000000" w:themeColor="text1"/>
          </w:rPr>
          <w:t xml:space="preserve"> </w:t>
        </w:r>
      </w:ins>
      <w:r w:rsidRPr="00741FA6">
        <w:rPr>
          <w:color w:val="000000" w:themeColor="text1"/>
        </w:rPr>
        <w:t xml:space="preserve">home where we have measured their exposure (employment type, leisure time, etc.), and </w:t>
      </w:r>
      <w:del w:id="163" w:author="Martin, Greta Katherine" w:date="2025-08-05T14:47:00Z" w16du:dateUtc="2025-08-05T18:47:00Z">
        <w:r w:rsidRPr="00741FA6" w:rsidDel="00845FF9">
          <w:rPr>
            <w:color w:val="000000" w:themeColor="text1"/>
          </w:rPr>
          <w:delText xml:space="preserve">other </w:delText>
        </w:r>
      </w:del>
      <w:ins w:id="164" w:author="Martin, Greta Katherine" w:date="2025-08-05T14:47:00Z" w16du:dateUtc="2025-08-05T18:47:00Z">
        <w:r w:rsidR="00845FF9">
          <w:rPr>
            <w:color w:val="000000" w:themeColor="text1"/>
          </w:rPr>
          <w:t>baseline</w:t>
        </w:r>
        <w:r w:rsidR="00845FF9" w:rsidRPr="00741FA6">
          <w:rPr>
            <w:color w:val="000000" w:themeColor="text1"/>
          </w:rPr>
          <w:t xml:space="preserve"> </w:t>
        </w:r>
      </w:ins>
      <w:r w:rsidRPr="00741FA6">
        <w:rPr>
          <w:color w:val="000000" w:themeColor="text1"/>
        </w:rPr>
        <w:t xml:space="preserve">environmental hazards (heat, air pollution, noise, </w:t>
      </w:r>
      <w:proofErr w:type="spellStart"/>
      <w:r w:rsidRPr="00741FA6">
        <w:rPr>
          <w:color w:val="000000" w:themeColor="text1"/>
        </w:rPr>
        <w:t>etc</w:t>
      </w:r>
      <w:proofErr w:type="spellEnd"/>
      <w:r w:rsidR="00F80B47" w:rsidRPr="00741FA6">
        <w:rPr>
          <w:color w:val="000000" w:themeColor="text1"/>
        </w:rPr>
        <w:t>)</w:t>
      </w:r>
      <w:ins w:id="165" w:author="Martin, Greta Katherine" w:date="2025-08-05T14:46:00Z" w16du:dateUtc="2025-08-05T18:46:00Z">
        <w:r w:rsidR="00845FF9">
          <w:rPr>
            <w:color w:val="000000" w:themeColor="text1"/>
          </w:rPr>
          <w:t xml:space="preserve"> may </w:t>
        </w:r>
      </w:ins>
      <w:ins w:id="166" w:author="Martin, Greta Katherine" w:date="2025-08-05T14:47:00Z" w16du:dateUtc="2025-08-05T18:47:00Z">
        <w:r w:rsidR="00845FF9">
          <w:rPr>
            <w:color w:val="000000" w:themeColor="text1"/>
          </w:rPr>
          <w:t>impact the strength of the greenspace-health relationship across different cities</w:t>
        </w:r>
      </w:ins>
      <w:ins w:id="167" w:author="Martin, Greta Katherine" w:date="2025-08-05T14:48:00Z" w16du:dateUtc="2025-08-05T18:48:00Z">
        <w:r w:rsidR="00845FF9">
          <w:rPr>
            <w:color w:val="000000" w:themeColor="text1"/>
          </w:rPr>
          <w:t xml:space="preserve"> in addition to </w:t>
        </w:r>
      </w:ins>
      <w:del w:id="168" w:author="Martin, Greta Katherine" w:date="2025-08-05T14:48:00Z" w16du:dateUtc="2025-08-05T18:48:00Z">
        <w:r w:rsidRPr="00741FA6" w:rsidDel="00845FF9">
          <w:rPr>
            <w:color w:val="000000" w:themeColor="text1"/>
          </w:rPr>
          <w:delText>.</w:delText>
        </w:r>
      </w:del>
      <w:ins w:id="169" w:author="Martin, Greta Katherine" w:date="2025-08-05T14:48:00Z" w16du:dateUtc="2025-08-05T18:48:00Z">
        <w:r w:rsidR="00845FF9">
          <w:rPr>
            <w:color w:val="000000" w:themeColor="text1"/>
          </w:rPr>
          <w:t>i</w:t>
        </w:r>
      </w:ins>
      <w:del w:id="170" w:author="Martin, Greta Katherine" w:date="2025-08-05T14:48:00Z" w16du:dateUtc="2025-08-05T18:48:00Z">
        <w:r w:rsidRPr="00741FA6" w:rsidDel="00845FF9">
          <w:rPr>
            <w:color w:val="000000" w:themeColor="text1"/>
          </w:rPr>
          <w:delText xml:space="preserve"> I</w:delText>
        </w:r>
      </w:del>
      <w:r w:rsidRPr="00741FA6">
        <w:rPr>
          <w:color w:val="000000" w:themeColor="text1"/>
        </w:rPr>
        <w:t>ndividual factors like age, socioeconomic status, and gender</w:t>
      </w:r>
      <w:del w:id="171" w:author="Martin, Greta Katherine" w:date="2025-08-05T14:48:00Z" w16du:dateUtc="2025-08-05T18:48:00Z">
        <w:r w:rsidRPr="00741FA6" w:rsidDel="00845FF9">
          <w:rPr>
            <w:color w:val="000000" w:themeColor="text1"/>
          </w:rPr>
          <w:delText xml:space="preserve"> might impact the health benefits of greenspace</w:delText>
        </w:r>
      </w:del>
      <w:r w:rsidRPr="00741FA6">
        <w:rPr>
          <w:color w:val="000000" w:themeColor="text1"/>
        </w:rPr>
        <w:t xml:space="preserve">. While the meta-analysis </w:t>
      </w:r>
      <w:r>
        <w:t>we used controls for many of these city and individual factors, the populations included might not be generalizable globally.</w:t>
      </w:r>
      <w:ins w:id="172" w:author="Martin, Greta Katherine" w:date="2025-08-05T17:45:00Z" w16du:dateUtc="2025-08-05T21:45:00Z">
        <w:r w:rsidR="0035526C">
          <w:t xml:space="preserve"> </w:t>
        </w:r>
      </w:ins>
      <w:del w:id="173" w:author="Martin, Greta Katherine" w:date="2025-08-06T09:37:00Z" w16du:dateUtc="2025-08-06T13:37:00Z">
        <w:r w:rsidR="00B050E8" w:rsidDel="004D2877">
          <w:delText xml:space="preserve"> </w:delText>
        </w:r>
      </w:del>
    </w:p>
    <w:p w14:paraId="04CDA42C" w14:textId="77777777" w:rsidR="00951FAF" w:rsidRDefault="00951FAF" w:rsidP="00551D54">
      <w:pPr>
        <w:rPr>
          <w:ins w:id="174" w:author="Martin, Greta Katherine" w:date="2025-08-05T14:34:00Z" w16du:dateUtc="2025-08-05T18:34:00Z"/>
        </w:rPr>
      </w:pPr>
    </w:p>
    <w:p w14:paraId="28D46362" w14:textId="2870F0E5" w:rsidR="00B050E8" w:rsidRDefault="00190084" w:rsidP="00551D54">
      <w:moveFromRangeStart w:id="175" w:author="Martin, Greta Katherine" w:date="2025-08-05T17:47:00Z" w:name="move205308491"/>
      <w:moveFrom w:id="176" w:author="Martin, Greta Katherine" w:date="2025-08-05T17:47:00Z" w16du:dateUtc="2025-08-05T21:47:00Z">
        <w:r w:rsidDel="0035526C">
          <w:t xml:space="preserve">Additionally, greenspace is relatively high in North American and European cities, meaning that </w:t>
        </w:r>
        <w:r w:rsidR="007E1EF7" w:rsidDel="0035526C">
          <w:t>fewer data points contribute</w:t>
        </w:r>
        <w:r w:rsidDel="0035526C">
          <w:t xml:space="preserve"> to the exposure-response curve at lower </w:t>
        </w:r>
        <w:r w:rsidR="007E1EF7" w:rsidDel="0035526C">
          <w:t xml:space="preserve">NDVI </w:t>
        </w:r>
        <w:r w:rsidDel="0035526C">
          <w:t xml:space="preserve">levels. </w:t>
        </w:r>
      </w:moveFrom>
      <w:moveFromRangeEnd w:id="175"/>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If the changes in NDVI across the two time periods do not reflect true trends but rather temporary increases or decreases, our results will not be applicable to future heath projections.</w:t>
      </w:r>
      <w:ins w:id="177" w:author="Martin, Greta Katherine" w:date="2025-08-05T14:35:00Z" w16du:dateUtc="2025-08-05T18:35:00Z">
        <w:r w:rsidR="00951FAF">
          <w:t xml:space="preserve"> </w:t>
        </w:r>
      </w:ins>
      <w:ins w:id="178" w:author="Martin, Greta Katherine" w:date="2025-08-05T14:38:00Z" w16du:dateUtc="2025-08-05T18:38:00Z">
        <w:r w:rsidR="00951FAF">
          <w:t>Moreover, t</w:t>
        </w:r>
      </w:ins>
      <w:ins w:id="179" w:author="Martin, Greta Katherine" w:date="2025-08-05T14:36:00Z" w16du:dateUtc="2025-08-05T18:36:00Z">
        <w:r w:rsidR="00951FAF">
          <w:t xml:space="preserve">he studies included in the meta-analysis compare NDVI across </w:t>
        </w:r>
      </w:ins>
      <w:ins w:id="180" w:author="Martin, Greta Katherine" w:date="2025-08-05T14:37:00Z" w16du:dateUtc="2025-08-05T18:37:00Z">
        <w:r w:rsidR="00951FAF">
          <w:t xml:space="preserve">locations. Our study assumes that the mortality relationships found </w:t>
        </w:r>
      </w:ins>
      <w:ins w:id="181" w:author="Martin, Greta Katherine" w:date="2025-08-05T14:38:00Z" w16du:dateUtc="2025-08-05T18:38:00Z">
        <w:r w:rsidR="00C428C8">
          <w:t xml:space="preserve">when </w:t>
        </w:r>
      </w:ins>
      <w:ins w:id="182" w:author="Martin, Greta Katherine" w:date="2025-08-05T14:37:00Z" w16du:dateUtc="2025-08-05T18:37:00Z">
        <w:r w:rsidR="00951FAF">
          <w:t xml:space="preserve">comparing spatial differences in NDVI </w:t>
        </w:r>
      </w:ins>
      <w:ins w:id="183" w:author="Martin, Greta Katherine" w:date="2025-08-05T14:39:00Z" w16du:dateUtc="2025-08-05T18:39:00Z">
        <w:r w:rsidR="000B7149">
          <w:t>can be applied</w:t>
        </w:r>
        <w:r w:rsidR="00322DD1">
          <w:t xml:space="preserve"> </w:t>
        </w:r>
        <w:r w:rsidR="000B7149">
          <w:t>to</w:t>
        </w:r>
      </w:ins>
      <w:ins w:id="184" w:author="Martin, Greta Katherine" w:date="2025-08-05T14:37:00Z" w16du:dateUtc="2025-08-05T18:37:00Z">
        <w:r w:rsidR="00951FAF">
          <w:t xml:space="preserve"> tempor</w:t>
        </w:r>
      </w:ins>
      <w:ins w:id="185" w:author="Martin, Greta Katherine" w:date="2025-08-05T14:38:00Z" w16du:dateUtc="2025-08-05T18:38:00Z">
        <w:r w:rsidR="00951FAF">
          <w:t xml:space="preserve">al </w:t>
        </w:r>
      </w:ins>
      <w:ins w:id="186" w:author="Martin, Greta Katherine" w:date="2025-08-05T14:39:00Z" w16du:dateUtc="2025-08-05T18:39:00Z">
        <w:r w:rsidR="00322DD1">
          <w:t>differences</w:t>
        </w:r>
      </w:ins>
      <w:ins w:id="187" w:author="Martin, Greta Katherine" w:date="2025-08-05T14:38:00Z" w16du:dateUtc="2025-08-05T18:38:00Z">
        <w:r w:rsidR="00951FAF">
          <w:t xml:space="preserve">. </w:t>
        </w:r>
      </w:ins>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w:t>
      </w:r>
      <w:r w:rsidR="00AA3F0D">
        <w:lastRenderedPageBreak/>
        <w:t xml:space="preserve">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7BFEA973"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S7</w:t>
      </w:r>
      <w:r w:rsidR="00DC38FF">
        <w:t>, S8</w:t>
      </w:r>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20BA4669"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9E1DB8">
        <w:t xml:space="preserve">mean </w:t>
      </w:r>
      <w:r w:rsidR="002E0822">
        <w:t xml:space="preserve">of </w:t>
      </w:r>
      <w:r w:rsidR="009E1DB8" w:rsidRPr="00BB6EFB">
        <w:t xml:space="preserve">0.19 </w:t>
      </w:r>
      <w:r w:rsidR="009E1DB8">
        <w:t>(95% CI: 0.15, 0.25)</w:t>
      </w:r>
      <w:r w:rsidR="000537E1">
        <w:t xml:space="preserv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RDefault="00843353" w:rsidP="00FA2EC9">
      <w:pPr>
        <w:rPr>
          <w:b/>
          <w:bCs/>
        </w:rPr>
      </w:pPr>
    </w:p>
    <w:p w14:paraId="2780F2F6" w14:textId="77777777" w:rsidR="00F9185B" w:rsidRDefault="00F9185B" w:rsidP="00FA2EC9">
      <w:pPr>
        <w:rPr>
          <w:b/>
          <w:bCs/>
        </w:rPr>
      </w:pPr>
    </w:p>
    <w:p w14:paraId="21224C58" w14:textId="77777777" w:rsidR="00F9185B" w:rsidRDefault="00F9185B" w:rsidP="00FA2EC9">
      <w:pPr>
        <w:rPr>
          <w:b/>
          <w:bCs/>
        </w:rPr>
      </w:pPr>
    </w:p>
    <w:p w14:paraId="56FBB62B" w14:textId="77777777" w:rsidR="00F9185B" w:rsidRDefault="00F9185B" w:rsidP="00FA2EC9">
      <w:pPr>
        <w:rPr>
          <w:b/>
          <w:bCs/>
        </w:rPr>
      </w:pPr>
    </w:p>
    <w:p w14:paraId="3493518B" w14:textId="77777777" w:rsidR="00F9185B" w:rsidRDefault="00F9185B" w:rsidP="00FA2EC9">
      <w:pPr>
        <w:rPr>
          <w:b/>
          <w:bCs/>
        </w:rPr>
      </w:pPr>
    </w:p>
    <w:p w14:paraId="7674D68C" w14:textId="77777777" w:rsidR="00D33D88" w:rsidRDefault="00D33D88" w:rsidP="00FA2EC9">
      <w:pPr>
        <w:rPr>
          <w:b/>
          <w:bCs/>
        </w:rPr>
      </w:pPr>
    </w:p>
    <w:p w14:paraId="609FBD17" w14:textId="77777777" w:rsidR="00D33D88" w:rsidRDefault="00D33D88" w:rsidP="00FA2EC9">
      <w:pPr>
        <w:rPr>
          <w:b/>
          <w:bCs/>
        </w:rPr>
      </w:pPr>
    </w:p>
    <w:p w14:paraId="15B46A6E" w14:textId="77777777" w:rsidR="00D33D88" w:rsidRDefault="00D33D88" w:rsidP="00FA2EC9">
      <w:pPr>
        <w:rPr>
          <w:b/>
          <w:bCs/>
        </w:rPr>
      </w:pPr>
    </w:p>
    <w:p w14:paraId="202D25C9" w14:textId="77777777" w:rsidR="00D33D88" w:rsidRDefault="00D33D88" w:rsidP="00FA2EC9">
      <w:pPr>
        <w:rPr>
          <w:b/>
          <w:bCs/>
        </w:rPr>
      </w:pPr>
    </w:p>
    <w:p w14:paraId="319241FC" w14:textId="77777777" w:rsidR="00D33D88" w:rsidRDefault="00D33D88" w:rsidP="00FA2EC9">
      <w:pPr>
        <w:rPr>
          <w:b/>
          <w:bCs/>
        </w:rPr>
      </w:pPr>
    </w:p>
    <w:p w14:paraId="53786062" w14:textId="77777777" w:rsidR="00D33D88" w:rsidRDefault="00D33D88" w:rsidP="00FA2EC9">
      <w:pPr>
        <w:rPr>
          <w:b/>
          <w:bCs/>
        </w:rPr>
      </w:pPr>
    </w:p>
    <w:p w14:paraId="21C28E38" w14:textId="77777777" w:rsidR="00D33D88" w:rsidRDefault="00D33D88" w:rsidP="00FA2EC9">
      <w:pPr>
        <w:rPr>
          <w:b/>
          <w:bCs/>
        </w:rPr>
      </w:pPr>
    </w:p>
    <w:p w14:paraId="15D63AF3" w14:textId="77777777" w:rsidR="00D33D88" w:rsidRDefault="00D33D88" w:rsidP="00FA2EC9">
      <w:pPr>
        <w:rPr>
          <w:b/>
          <w:bCs/>
        </w:rPr>
      </w:pPr>
    </w:p>
    <w:p w14:paraId="24526340" w14:textId="77777777" w:rsidR="00D33D88" w:rsidRDefault="00D33D88" w:rsidP="00FA2EC9">
      <w:pPr>
        <w:rPr>
          <w:b/>
          <w:bCs/>
        </w:rPr>
      </w:pPr>
    </w:p>
    <w:p w14:paraId="031C8A14" w14:textId="77777777" w:rsidR="00D33D88" w:rsidRDefault="00D33D88" w:rsidP="00FA2EC9">
      <w:pPr>
        <w:rPr>
          <w:b/>
          <w:bCs/>
        </w:rPr>
      </w:pPr>
    </w:p>
    <w:p w14:paraId="67E57556" w14:textId="77777777" w:rsidR="00D33D88" w:rsidRDefault="00D33D88" w:rsidP="00FA2EC9">
      <w:pPr>
        <w:rPr>
          <w:b/>
          <w:bCs/>
        </w:rPr>
      </w:pPr>
    </w:p>
    <w:p w14:paraId="26936F04" w14:textId="77777777" w:rsidR="00D33D88" w:rsidRDefault="00D33D88" w:rsidP="00FA2EC9">
      <w:pPr>
        <w:rPr>
          <w:b/>
          <w:bCs/>
        </w:rPr>
      </w:pPr>
    </w:p>
    <w:p w14:paraId="22047A74" w14:textId="77777777" w:rsidR="00D33D88" w:rsidRDefault="00D33D88" w:rsidP="00FA2EC9">
      <w:pPr>
        <w:rPr>
          <w:b/>
          <w:bCs/>
        </w:rPr>
      </w:pPr>
    </w:p>
    <w:p w14:paraId="31F888DF" w14:textId="77777777" w:rsidR="00D33D88" w:rsidRDefault="00D33D88" w:rsidP="00FA2EC9">
      <w:pPr>
        <w:rPr>
          <w:b/>
          <w:bCs/>
        </w:rPr>
      </w:pPr>
    </w:p>
    <w:p w14:paraId="68384614" w14:textId="77777777" w:rsidR="00D33D88" w:rsidRDefault="00D33D88" w:rsidP="00FA2EC9">
      <w:pPr>
        <w:rPr>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t>References</w:t>
      </w:r>
    </w:p>
    <w:p w14:paraId="2F307F49" w14:textId="77777777" w:rsidR="00B37854" w:rsidRPr="00E150CA" w:rsidRDefault="00B37854" w:rsidP="00FA2EC9">
      <w:pPr>
        <w:rPr>
          <w:b/>
          <w:bCs/>
        </w:rPr>
      </w:pPr>
    </w:p>
    <w:p w14:paraId="01053D3E" w14:textId="53B689FF" w:rsidR="00B17A5F" w:rsidRPr="00B17A5F" w:rsidRDefault="001E1F53" w:rsidP="00B17A5F">
      <w:pPr>
        <w:pStyle w:val="Bibliography"/>
        <w:rPr>
          <w:rFonts w:ascii="Times New Roman" w:hAnsi="Times New Roman" w:cs="Times New Roman"/>
        </w:rPr>
      </w:pPr>
      <w:r>
        <w:t xml:space="preserve"> </w:t>
      </w:r>
      <w:r w:rsidR="008740AE">
        <w:fldChar w:fldCharType="begin"/>
      </w:r>
      <w:r w:rsidR="004675D0">
        <w:instrText xml:space="preserve"> ADDIN ZOTERO_BIBL {"uncited":[],"omitted":[],"custom":[]} CSL_BIBLIOGRAPHY </w:instrText>
      </w:r>
      <w:r w:rsidR="008740AE">
        <w:fldChar w:fldCharType="separate"/>
      </w:r>
      <w:r w:rsidR="00B17A5F" w:rsidRPr="00B17A5F">
        <w:rPr>
          <w:rFonts w:ascii="Times New Roman" w:hAnsi="Times New Roman" w:cs="Times New Roman"/>
        </w:rPr>
        <w:t>1.</w:t>
      </w:r>
      <w:r w:rsidR="00B17A5F" w:rsidRPr="00B17A5F">
        <w:rPr>
          <w:rFonts w:ascii="Times New Roman" w:hAnsi="Times New Roman" w:cs="Times New Roman"/>
        </w:rPr>
        <w:tab/>
        <w:t xml:space="preserve">Alex Baeumler, Olivia D’Aoust, Maitreyi Das, et al. </w:t>
      </w:r>
      <w:r w:rsidR="00B17A5F" w:rsidRPr="00B17A5F">
        <w:rPr>
          <w:rFonts w:ascii="Times New Roman" w:hAnsi="Times New Roman" w:cs="Times New Roman"/>
          <w:i/>
          <w:iCs/>
        </w:rPr>
        <w:t>Demographic Trends and Urbanization</w:t>
      </w:r>
      <w:r w:rsidR="00B17A5F" w:rsidRPr="00B17A5F">
        <w:rPr>
          <w:rFonts w:ascii="Times New Roman" w:hAnsi="Times New Roman" w:cs="Times New Roman"/>
        </w:rPr>
        <w:t>. World Bank; 2021.</w:t>
      </w:r>
    </w:p>
    <w:p w14:paraId="410B26E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w:t>
      </w:r>
      <w:r w:rsidRPr="00B17A5F">
        <w:rPr>
          <w:rFonts w:ascii="Times New Roman" w:hAnsi="Times New Roman" w:cs="Times New Roman"/>
        </w:rPr>
        <w:tab/>
        <w:t xml:space="preserve">Hoornweg D, Sugar L, Gomez CLT. Cities and Greenhouse Gas Emissions: Moving Forward. </w:t>
      </w:r>
      <w:r w:rsidRPr="00B17A5F">
        <w:rPr>
          <w:rFonts w:ascii="Times New Roman" w:hAnsi="Times New Roman" w:cs="Times New Roman"/>
          <w:i/>
          <w:iCs/>
        </w:rPr>
        <w:t>Urbanisation</w:t>
      </w:r>
      <w:r w:rsidRPr="00B17A5F">
        <w:rPr>
          <w:rFonts w:ascii="Times New Roman" w:hAnsi="Times New Roman" w:cs="Times New Roman"/>
        </w:rPr>
        <w:t>. 2020;5(1):43-62. doi:10.1177/2455747120923557</w:t>
      </w:r>
    </w:p>
    <w:p w14:paraId="63DFAC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w:t>
      </w:r>
      <w:r w:rsidRPr="00B17A5F">
        <w:rPr>
          <w:rFonts w:ascii="Times New Roman" w:hAnsi="Times New Roman" w:cs="Times New Roman"/>
        </w:rPr>
        <w:tab/>
        <w:t xml:space="preserve">Luqman M, Rayner PJ, Gurney KR. On the impact of urbanisation on CO2 emissions. </w:t>
      </w:r>
      <w:r w:rsidRPr="00B17A5F">
        <w:rPr>
          <w:rFonts w:ascii="Times New Roman" w:hAnsi="Times New Roman" w:cs="Times New Roman"/>
          <w:i/>
          <w:iCs/>
        </w:rPr>
        <w:t>npj Urban Sustain</w:t>
      </w:r>
      <w:r w:rsidRPr="00B17A5F">
        <w:rPr>
          <w:rFonts w:ascii="Times New Roman" w:hAnsi="Times New Roman" w:cs="Times New Roman"/>
        </w:rPr>
        <w:t>. 2023;3(1):6. doi:10.1038/s42949-023-00084-2</w:t>
      </w:r>
    </w:p>
    <w:p w14:paraId="16F7988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4.</w:t>
      </w:r>
      <w:r w:rsidRPr="00B17A5F">
        <w:rPr>
          <w:rFonts w:ascii="Times New Roman" w:hAnsi="Times New Roman" w:cs="Times New Roman"/>
        </w:rPr>
        <w:tab/>
        <w:t xml:space="preserve">Yang BY, Zhao T, Hu LX, et al. Greenspace and human health: An umbrella review. </w:t>
      </w:r>
      <w:r w:rsidRPr="00B17A5F">
        <w:rPr>
          <w:rFonts w:ascii="Times New Roman" w:hAnsi="Times New Roman" w:cs="Times New Roman"/>
          <w:i/>
          <w:iCs/>
        </w:rPr>
        <w:t>The Innovation</w:t>
      </w:r>
      <w:r w:rsidRPr="00B17A5F">
        <w:rPr>
          <w:rFonts w:ascii="Times New Roman" w:hAnsi="Times New Roman" w:cs="Times New Roman"/>
        </w:rPr>
        <w:t>. 2021;2(4):100164. doi:10.1016/j.xinn.2021.100164</w:t>
      </w:r>
    </w:p>
    <w:p w14:paraId="33A3C27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5.</w:t>
      </w:r>
      <w:r w:rsidRPr="00B17A5F">
        <w:rPr>
          <w:rFonts w:ascii="Times New Roman" w:hAnsi="Times New Roman" w:cs="Times New Roman"/>
        </w:rPr>
        <w:tab/>
        <w:t xml:space="preserve">Liu Z, Chen X, Cui H, et al. Green space exposure on depression and anxiety outcomes: A meta-analysis. </w:t>
      </w:r>
      <w:r w:rsidRPr="00B17A5F">
        <w:rPr>
          <w:rFonts w:ascii="Times New Roman" w:hAnsi="Times New Roman" w:cs="Times New Roman"/>
          <w:i/>
          <w:iCs/>
        </w:rPr>
        <w:t>Environmental Research</w:t>
      </w:r>
      <w:r w:rsidRPr="00B17A5F">
        <w:rPr>
          <w:rFonts w:ascii="Times New Roman" w:hAnsi="Times New Roman" w:cs="Times New Roman"/>
        </w:rPr>
        <w:t>. 2023;231:116303. doi:10.1016/j.envres.2023.116303</w:t>
      </w:r>
    </w:p>
    <w:p w14:paraId="2C6760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6.</w:t>
      </w:r>
      <w:r w:rsidRPr="00B17A5F">
        <w:rPr>
          <w:rFonts w:ascii="Times New Roman" w:hAnsi="Times New Roman" w:cs="Times New Roman"/>
        </w:rPr>
        <w:tab/>
        <w:t xml:space="preserve">Hu CY, Yang XJ, Gui SY, et al. Residential greenness and birth outcomes: A systematic review and meta-analysis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2021;193:110599. doi:10.1016/j.envres.2020.110599</w:t>
      </w:r>
    </w:p>
    <w:p w14:paraId="14FBC2C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7.</w:t>
      </w:r>
      <w:r w:rsidRPr="00B17A5F">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B17A5F">
        <w:rPr>
          <w:rFonts w:ascii="Times New Roman" w:hAnsi="Times New Roman" w:cs="Times New Roman"/>
          <w:i/>
          <w:iCs/>
        </w:rPr>
        <w:t>PLoS ONE</w:t>
      </w:r>
      <w:r w:rsidRPr="00B17A5F">
        <w:rPr>
          <w:rFonts w:ascii="Times New Roman" w:hAnsi="Times New Roman" w:cs="Times New Roman"/>
        </w:rPr>
        <w:t>. 2022;17(11):e0276517. doi:10.1371/journal.pone.0276517</w:t>
      </w:r>
    </w:p>
    <w:p w14:paraId="196BDA2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8.</w:t>
      </w:r>
      <w:r w:rsidRPr="00B17A5F">
        <w:rPr>
          <w:rFonts w:ascii="Times New Roman" w:hAnsi="Times New Roman" w:cs="Times New Roman"/>
        </w:rPr>
        <w:tab/>
        <w:t xml:space="preserve">Li J, Xie Y, Xu J, et al. Association between greenspace and cancer: evidence from a systematic review and meta-analysis of multiple large cohort studies. </w:t>
      </w:r>
      <w:r w:rsidRPr="00B17A5F">
        <w:rPr>
          <w:rFonts w:ascii="Times New Roman" w:hAnsi="Times New Roman" w:cs="Times New Roman"/>
          <w:i/>
          <w:iCs/>
        </w:rPr>
        <w:t>Environ Sci Pollut Res</w:t>
      </w:r>
      <w:r w:rsidRPr="00B17A5F">
        <w:rPr>
          <w:rFonts w:ascii="Times New Roman" w:hAnsi="Times New Roman" w:cs="Times New Roman"/>
        </w:rPr>
        <w:t>. 2023;30(39):91140-91157. doi:10.1007/s11356-023-28461-5</w:t>
      </w:r>
    </w:p>
    <w:p w14:paraId="599CFB2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9.</w:t>
      </w:r>
      <w:r w:rsidRPr="00B17A5F">
        <w:rPr>
          <w:rFonts w:ascii="Times New Roman" w:hAnsi="Times New Roman" w:cs="Times New Roman"/>
        </w:rPr>
        <w:tab/>
        <w:t xml:space="preserve">Rojas-Rueda D, Nieuwenhuijsen MJ, Gascon M, Perez-Leon D, Mudu P. Green spaces and mortality: a systematic review and meta-analysis of cohort studies. </w:t>
      </w:r>
      <w:r w:rsidRPr="00B17A5F">
        <w:rPr>
          <w:rFonts w:ascii="Times New Roman" w:hAnsi="Times New Roman" w:cs="Times New Roman"/>
          <w:i/>
          <w:iCs/>
        </w:rPr>
        <w:t>Lancet Planet Health</w:t>
      </w:r>
      <w:r w:rsidRPr="00B17A5F">
        <w:rPr>
          <w:rFonts w:ascii="Times New Roman" w:hAnsi="Times New Roman" w:cs="Times New Roman"/>
        </w:rPr>
        <w:t>. 2019;3(11):e469-e477. doi:10.1016/S2542-5196(19)30215-3</w:t>
      </w:r>
    </w:p>
    <w:p w14:paraId="765C2A6F"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10.</w:t>
      </w:r>
      <w:r w:rsidRPr="00B17A5F">
        <w:rPr>
          <w:rFonts w:ascii="Times New Roman" w:hAnsi="Times New Roman" w:cs="Times New Roman"/>
        </w:rPr>
        <w:tab/>
        <w:t xml:space="preserve">Smith N, Georgiou M, King AC, Tieges Z, Webb S, Chastin S. Urban blue spaces and human health: A systematic review and meta-analysis of quantitative studies. </w:t>
      </w:r>
      <w:r w:rsidRPr="00B17A5F">
        <w:rPr>
          <w:rFonts w:ascii="Times New Roman" w:hAnsi="Times New Roman" w:cs="Times New Roman"/>
          <w:i/>
          <w:iCs/>
        </w:rPr>
        <w:t>Cities</w:t>
      </w:r>
      <w:r w:rsidRPr="00B17A5F">
        <w:rPr>
          <w:rFonts w:ascii="Times New Roman" w:hAnsi="Times New Roman" w:cs="Times New Roman"/>
        </w:rPr>
        <w:t>. 2021;119:103413. doi:10.1016/j.cities.2021.103413</w:t>
      </w:r>
    </w:p>
    <w:p w14:paraId="48D4DCA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11.</w:t>
      </w:r>
      <w:r w:rsidRPr="00B17A5F">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17A5F">
        <w:rPr>
          <w:rFonts w:ascii="Times New Roman" w:hAnsi="Times New Roman" w:cs="Times New Roman"/>
          <w:i/>
          <w:iCs/>
        </w:rPr>
        <w:t>Environment International</w:t>
      </w:r>
      <w:r w:rsidRPr="00B17A5F">
        <w:rPr>
          <w:rFonts w:ascii="Times New Roman" w:hAnsi="Times New Roman" w:cs="Times New Roman"/>
        </w:rPr>
        <w:t>. 2019;130:104923. doi:10.1016/j.envint.2019.104923</w:t>
      </w:r>
    </w:p>
    <w:p w14:paraId="29220E4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12.</w:t>
      </w:r>
      <w:r w:rsidRPr="00B17A5F">
        <w:rPr>
          <w:rFonts w:ascii="Times New Roman" w:hAnsi="Times New Roman" w:cs="Times New Roman"/>
        </w:rPr>
        <w:tab/>
        <w:t xml:space="preserve">Wolf KL, Lam ST, McKeen JK, Richardson GRA, Van Den Bosch M, Bardekjian AC. Urban Trees and Human Health: A Scoping Review. </w:t>
      </w:r>
      <w:r w:rsidRPr="00B17A5F">
        <w:rPr>
          <w:rFonts w:ascii="Times New Roman" w:hAnsi="Times New Roman" w:cs="Times New Roman"/>
          <w:i/>
          <w:iCs/>
        </w:rPr>
        <w:t>IJERPH</w:t>
      </w:r>
      <w:r w:rsidRPr="00B17A5F">
        <w:rPr>
          <w:rFonts w:ascii="Times New Roman" w:hAnsi="Times New Roman" w:cs="Times New Roman"/>
        </w:rPr>
        <w:t>. 2020;17(12):4371. doi:10.3390/ijerph17124371</w:t>
      </w:r>
    </w:p>
    <w:p w14:paraId="1A8B375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13.</w:t>
      </w:r>
      <w:r w:rsidRPr="00B17A5F">
        <w:rPr>
          <w:rFonts w:ascii="Times New Roman" w:hAnsi="Times New Roman" w:cs="Times New Roman"/>
        </w:rPr>
        <w:tab/>
        <w:t xml:space="preserve">Ampatzidis P, Cintolesi C, Kershaw T. Impact of Blue Space Geometry on Urban Heat Island Mitigation. </w:t>
      </w:r>
      <w:r w:rsidRPr="00B17A5F">
        <w:rPr>
          <w:rFonts w:ascii="Times New Roman" w:hAnsi="Times New Roman" w:cs="Times New Roman"/>
          <w:i/>
          <w:iCs/>
        </w:rPr>
        <w:t>Climate</w:t>
      </w:r>
      <w:r w:rsidRPr="00B17A5F">
        <w:rPr>
          <w:rFonts w:ascii="Times New Roman" w:hAnsi="Times New Roman" w:cs="Times New Roman"/>
        </w:rPr>
        <w:t>. 2023;11(2):28. doi:10.3390/cli11020028</w:t>
      </w:r>
    </w:p>
    <w:p w14:paraId="69D744F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14.</w:t>
      </w:r>
      <w:r w:rsidRPr="00B17A5F">
        <w:rPr>
          <w:rFonts w:ascii="Times New Roman" w:hAnsi="Times New Roman" w:cs="Times New Roman"/>
        </w:rPr>
        <w:tab/>
        <w:t xml:space="preserve">Brückner A, Falkenberg T, Heinzel C, Kistemann T. The Regeneration of Urban Blue Spaces: A Public Health Intervention? Reviewing the Evidence. </w:t>
      </w:r>
      <w:r w:rsidRPr="00B17A5F">
        <w:rPr>
          <w:rFonts w:ascii="Times New Roman" w:hAnsi="Times New Roman" w:cs="Times New Roman"/>
          <w:i/>
          <w:iCs/>
        </w:rPr>
        <w:t>Front Public Health</w:t>
      </w:r>
      <w:r w:rsidRPr="00B17A5F">
        <w:rPr>
          <w:rFonts w:ascii="Times New Roman" w:hAnsi="Times New Roman" w:cs="Times New Roman"/>
        </w:rPr>
        <w:t>. 2022;9:782101. doi:10.3389/fpubh.2021.782101</w:t>
      </w:r>
    </w:p>
    <w:p w14:paraId="027CDC2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15.</w:t>
      </w:r>
      <w:r w:rsidRPr="00B17A5F">
        <w:rPr>
          <w:rFonts w:ascii="Times New Roman" w:hAnsi="Times New Roman" w:cs="Times New Roman"/>
        </w:rPr>
        <w:tab/>
        <w:t xml:space="preserve">Markevych I, Schoierer J, Hartig T, et al. Exploring pathways linking greenspace to health: Theoretical and methodological guidance. </w:t>
      </w:r>
      <w:r w:rsidRPr="00B17A5F">
        <w:rPr>
          <w:rFonts w:ascii="Times New Roman" w:hAnsi="Times New Roman" w:cs="Times New Roman"/>
          <w:i/>
          <w:iCs/>
        </w:rPr>
        <w:t>Environmental Research</w:t>
      </w:r>
      <w:r w:rsidRPr="00B17A5F">
        <w:rPr>
          <w:rFonts w:ascii="Times New Roman" w:hAnsi="Times New Roman" w:cs="Times New Roman"/>
        </w:rPr>
        <w:t>. 2017;158:301-317. doi:10.1016/j.envres.2017.06.028</w:t>
      </w:r>
    </w:p>
    <w:p w14:paraId="0B1738D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16.</w:t>
      </w:r>
      <w:r w:rsidRPr="00B17A5F">
        <w:rPr>
          <w:rFonts w:ascii="Times New Roman" w:hAnsi="Times New Roman" w:cs="Times New Roman"/>
        </w:rPr>
        <w:tab/>
        <w:t xml:space="preserve">Zhang R, Zhang CQ, Rhodes RE. The pathways linking objectively-measured greenspace exposure and mental health: A systematic review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2021;198:111233. doi:10.1016/j.envres.2021.111233</w:t>
      </w:r>
    </w:p>
    <w:p w14:paraId="14EB393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17.</w:t>
      </w:r>
      <w:r w:rsidRPr="00B17A5F">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EFEBF8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18.</w:t>
      </w:r>
      <w:r w:rsidRPr="00B17A5F">
        <w:rPr>
          <w:rFonts w:ascii="Times New Roman" w:hAnsi="Times New Roman" w:cs="Times New Roman"/>
        </w:rPr>
        <w:tab/>
        <w:t xml:space="preserve">Barboza EP, Cirach M, Khomenko S, et al. Green space and mortality in European cities: a health impact assessment study. </w:t>
      </w:r>
      <w:r w:rsidRPr="00B17A5F">
        <w:rPr>
          <w:rFonts w:ascii="Times New Roman" w:hAnsi="Times New Roman" w:cs="Times New Roman"/>
          <w:i/>
          <w:iCs/>
        </w:rPr>
        <w:t>The Lancet Planetary Health</w:t>
      </w:r>
      <w:r w:rsidRPr="00B17A5F">
        <w:rPr>
          <w:rFonts w:ascii="Times New Roman" w:hAnsi="Times New Roman" w:cs="Times New Roman"/>
        </w:rPr>
        <w:t>. 2021;5(10):e718-e730. doi:10.1016/S2542-5196(21)00229-1</w:t>
      </w:r>
    </w:p>
    <w:p w14:paraId="2E0740E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19.</w:t>
      </w:r>
      <w:r w:rsidRPr="00B17A5F">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17A5F">
        <w:rPr>
          <w:rFonts w:ascii="Times New Roman" w:hAnsi="Times New Roman" w:cs="Times New Roman"/>
          <w:i/>
          <w:iCs/>
        </w:rPr>
        <w:t>Front Public Health</w:t>
      </w:r>
      <w:r w:rsidRPr="00B17A5F">
        <w:rPr>
          <w:rFonts w:ascii="Times New Roman" w:hAnsi="Times New Roman" w:cs="Times New Roman"/>
        </w:rPr>
        <w:t>. 2022;10:841936. doi:10.3389/fpubh.2022.841936</w:t>
      </w:r>
    </w:p>
    <w:p w14:paraId="6750BFD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20.</w:t>
      </w:r>
      <w:r w:rsidRPr="00B17A5F">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17A5F">
        <w:rPr>
          <w:rFonts w:ascii="Times New Roman" w:hAnsi="Times New Roman" w:cs="Times New Roman"/>
          <w:i/>
          <w:iCs/>
        </w:rPr>
        <w:t>The Lancet</w:t>
      </w:r>
      <w:r w:rsidRPr="00B17A5F">
        <w:rPr>
          <w:rFonts w:ascii="Times New Roman" w:hAnsi="Times New Roman" w:cs="Times New Roman"/>
        </w:rPr>
        <w:t>. 2023;402(10419):2346-2394. doi:10.1016/S0140-6736(23)01859-7</w:t>
      </w:r>
    </w:p>
    <w:p w14:paraId="1FDD1B0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21.</w:t>
      </w:r>
      <w:r w:rsidRPr="00B17A5F">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0628AF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22.</w:t>
      </w:r>
      <w:r w:rsidRPr="00B17A5F">
        <w:rPr>
          <w:rFonts w:ascii="Times New Roman" w:hAnsi="Times New Roman" w:cs="Times New Roman"/>
        </w:rPr>
        <w:tab/>
        <w:t xml:space="preserve">Pekel JF, Cottam A, Gorelick N, Belward AS. High-resolution mapping of global surface water and its long-term changes. </w:t>
      </w:r>
      <w:r w:rsidRPr="00B17A5F">
        <w:rPr>
          <w:rFonts w:ascii="Times New Roman" w:hAnsi="Times New Roman" w:cs="Times New Roman"/>
          <w:i/>
          <w:iCs/>
        </w:rPr>
        <w:t>Nature</w:t>
      </w:r>
      <w:r w:rsidRPr="00B17A5F">
        <w:rPr>
          <w:rFonts w:ascii="Times New Roman" w:hAnsi="Times New Roman" w:cs="Times New Roman"/>
        </w:rPr>
        <w:t>. 2016;540(7633):418-422. doi:10.1038/nature20584</w:t>
      </w:r>
    </w:p>
    <w:p w14:paraId="5F7A4B7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23.</w:t>
      </w:r>
      <w:r w:rsidRPr="00B17A5F">
        <w:rPr>
          <w:rFonts w:ascii="Times New Roman" w:hAnsi="Times New Roman" w:cs="Times New Roman"/>
        </w:rPr>
        <w:tab/>
        <w:t xml:space="preserve">Nieuwenhuijsen M, Gascon M, Martinez D, et al. Air Pollution, Noise, Blue Space, and Green Space and Premature Mortality in Barcelona: A Mega Cohort. </w:t>
      </w:r>
      <w:r w:rsidRPr="00B17A5F">
        <w:rPr>
          <w:rFonts w:ascii="Times New Roman" w:hAnsi="Times New Roman" w:cs="Times New Roman"/>
          <w:i/>
          <w:iCs/>
        </w:rPr>
        <w:t>IJERPH</w:t>
      </w:r>
      <w:r w:rsidRPr="00B17A5F">
        <w:rPr>
          <w:rFonts w:ascii="Times New Roman" w:hAnsi="Times New Roman" w:cs="Times New Roman"/>
        </w:rPr>
        <w:t>. 2018;15(11):2405. doi:10.3390/ijerph15112405</w:t>
      </w:r>
    </w:p>
    <w:p w14:paraId="71AE32B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24.</w:t>
      </w:r>
      <w:r w:rsidRPr="00B17A5F">
        <w:rPr>
          <w:rFonts w:ascii="Times New Roman" w:hAnsi="Times New Roman" w:cs="Times New Roman"/>
        </w:rPr>
        <w:tab/>
        <w:t xml:space="preserve">Crouse DL, Pinault L, Balram A, et al. Urban greenness and mortality in Canada’s largest cities: a national cohort study. </w:t>
      </w:r>
      <w:r w:rsidRPr="00B17A5F">
        <w:rPr>
          <w:rFonts w:ascii="Times New Roman" w:hAnsi="Times New Roman" w:cs="Times New Roman"/>
          <w:i/>
          <w:iCs/>
        </w:rPr>
        <w:t>The Lancet Planetary Health</w:t>
      </w:r>
      <w:r w:rsidRPr="00B17A5F">
        <w:rPr>
          <w:rFonts w:ascii="Times New Roman" w:hAnsi="Times New Roman" w:cs="Times New Roman"/>
        </w:rPr>
        <w:t>. 2017;1(7):e289-e297. doi:10.1016/S2542-5196(17)30118-3</w:t>
      </w:r>
    </w:p>
    <w:p w14:paraId="42DC122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25.</w:t>
      </w:r>
      <w:r w:rsidRPr="00B17A5F">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17A5F">
        <w:rPr>
          <w:rFonts w:ascii="Times New Roman" w:hAnsi="Times New Roman" w:cs="Times New Roman"/>
          <w:i/>
          <w:iCs/>
        </w:rPr>
        <w:t>Environment International</w:t>
      </w:r>
      <w:r w:rsidRPr="00B17A5F">
        <w:rPr>
          <w:rFonts w:ascii="Times New Roman" w:hAnsi="Times New Roman" w:cs="Times New Roman"/>
        </w:rPr>
        <w:t>. 2019;125:430-436. doi:10.1016/j.envint.2019.01.075</w:t>
      </w:r>
    </w:p>
    <w:p w14:paraId="0FB08E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26.</w:t>
      </w:r>
      <w:r w:rsidRPr="00B17A5F">
        <w:rPr>
          <w:rFonts w:ascii="Times New Roman" w:hAnsi="Times New Roman" w:cs="Times New Roman"/>
        </w:rPr>
        <w:tab/>
        <w:t xml:space="preserve">James P, Hart JE, Banay RF, Laden F. Exposure to Greenness and Mortality in a Nationwide Prospective Cohort Study of Women. </w:t>
      </w:r>
      <w:r w:rsidRPr="00B17A5F">
        <w:rPr>
          <w:rFonts w:ascii="Times New Roman" w:hAnsi="Times New Roman" w:cs="Times New Roman"/>
          <w:i/>
          <w:iCs/>
        </w:rPr>
        <w:t>Environ Health Perspect</w:t>
      </w:r>
      <w:r w:rsidRPr="00B17A5F">
        <w:rPr>
          <w:rFonts w:ascii="Times New Roman" w:hAnsi="Times New Roman" w:cs="Times New Roman"/>
        </w:rPr>
        <w:t>. 2016;124(9):1344-1352. doi:10.1289/ehp.1510363</w:t>
      </w:r>
    </w:p>
    <w:p w14:paraId="034556B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27.</w:t>
      </w:r>
      <w:r w:rsidRPr="00B17A5F">
        <w:rPr>
          <w:rFonts w:ascii="Times New Roman" w:hAnsi="Times New Roman" w:cs="Times New Roman"/>
        </w:rPr>
        <w:tab/>
        <w:t xml:space="preserve">Wilker EH, Wu CD, McNeely E, et al. Green space and mortality following ischemic stroke. </w:t>
      </w:r>
      <w:r w:rsidRPr="00B17A5F">
        <w:rPr>
          <w:rFonts w:ascii="Times New Roman" w:hAnsi="Times New Roman" w:cs="Times New Roman"/>
          <w:i/>
          <w:iCs/>
        </w:rPr>
        <w:t>Environmental Research</w:t>
      </w:r>
      <w:r w:rsidRPr="00B17A5F">
        <w:rPr>
          <w:rFonts w:ascii="Times New Roman" w:hAnsi="Times New Roman" w:cs="Times New Roman"/>
        </w:rPr>
        <w:t>. 2014;133:42-48. doi:10.1016/j.envres.2014.05.005</w:t>
      </w:r>
    </w:p>
    <w:p w14:paraId="161BAE5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28.</w:t>
      </w:r>
      <w:r w:rsidRPr="00B17A5F">
        <w:rPr>
          <w:rFonts w:ascii="Times New Roman" w:hAnsi="Times New Roman" w:cs="Times New Roman"/>
        </w:rPr>
        <w:tab/>
        <w:t xml:space="preserve">Villeneuve PJ, Jerrett M, G. Su J, et al. A cohort study relating urban green space with mortality in Ontario, Canada. </w:t>
      </w:r>
      <w:r w:rsidRPr="00B17A5F">
        <w:rPr>
          <w:rFonts w:ascii="Times New Roman" w:hAnsi="Times New Roman" w:cs="Times New Roman"/>
          <w:i/>
          <w:iCs/>
        </w:rPr>
        <w:t>Environmental Research</w:t>
      </w:r>
      <w:r w:rsidRPr="00B17A5F">
        <w:rPr>
          <w:rFonts w:ascii="Times New Roman" w:hAnsi="Times New Roman" w:cs="Times New Roman"/>
        </w:rPr>
        <w:t>. 2012;115:51-58. doi:10.1016/j.envres.2012.03.003</w:t>
      </w:r>
    </w:p>
    <w:p w14:paraId="3EFB80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29.</w:t>
      </w:r>
      <w:r w:rsidRPr="00B17A5F">
        <w:rPr>
          <w:rFonts w:ascii="Times New Roman" w:hAnsi="Times New Roman" w:cs="Times New Roman"/>
        </w:rPr>
        <w:tab/>
        <w:t xml:space="preserve">Ji JS, Zhu A, Bai C, et al. Residential greenness and mortality in oldest-old women and men in China: a longitudinal cohort study. </w:t>
      </w:r>
      <w:r w:rsidRPr="00B17A5F">
        <w:rPr>
          <w:rFonts w:ascii="Times New Roman" w:hAnsi="Times New Roman" w:cs="Times New Roman"/>
          <w:i/>
          <w:iCs/>
        </w:rPr>
        <w:t>The Lancet Planetary Health</w:t>
      </w:r>
      <w:r w:rsidRPr="00B17A5F">
        <w:rPr>
          <w:rFonts w:ascii="Times New Roman" w:hAnsi="Times New Roman" w:cs="Times New Roman"/>
        </w:rPr>
        <w:t>. 2019;3(1):e17-e25. doi:10.1016/S2542-5196(18)30264-X</w:t>
      </w:r>
    </w:p>
    <w:p w14:paraId="5189BA8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30.</w:t>
      </w:r>
      <w:r w:rsidRPr="00B17A5F">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B17A5F">
        <w:rPr>
          <w:rFonts w:ascii="Times New Roman" w:hAnsi="Times New Roman" w:cs="Times New Roman"/>
          <w:i/>
          <w:iCs/>
        </w:rPr>
        <w:t>Environ Health Perspect</w:t>
      </w:r>
      <w:r w:rsidRPr="00B17A5F">
        <w:rPr>
          <w:rFonts w:ascii="Times New Roman" w:hAnsi="Times New Roman" w:cs="Times New Roman"/>
        </w:rPr>
        <w:t>. 2019;127(2):027002. doi:10.1289/EHP2854</w:t>
      </w:r>
    </w:p>
    <w:p w14:paraId="2BC5966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31.</w:t>
      </w:r>
      <w:r w:rsidRPr="00B17A5F">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B17A5F">
        <w:rPr>
          <w:rFonts w:ascii="Times New Roman" w:hAnsi="Times New Roman" w:cs="Times New Roman"/>
          <w:i/>
          <w:iCs/>
        </w:rPr>
        <w:t>Environment International</w:t>
      </w:r>
      <w:r w:rsidRPr="00B17A5F">
        <w:rPr>
          <w:rFonts w:ascii="Times New Roman" w:hAnsi="Times New Roman" w:cs="Times New Roman"/>
        </w:rPr>
        <w:t>. 2017;108:176-184. doi:10.1016/j.envint.2017.08.012</w:t>
      </w:r>
    </w:p>
    <w:p w14:paraId="56279A3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32.</w:t>
      </w:r>
      <w:r w:rsidRPr="00B17A5F">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17A5F">
        <w:rPr>
          <w:rFonts w:ascii="Times New Roman" w:hAnsi="Times New Roman" w:cs="Times New Roman"/>
          <w:i/>
          <w:iCs/>
        </w:rPr>
        <w:t>Environmental Research</w:t>
      </w:r>
      <w:r w:rsidRPr="00B17A5F">
        <w:rPr>
          <w:rFonts w:ascii="Times New Roman" w:hAnsi="Times New Roman" w:cs="Times New Roman"/>
        </w:rPr>
        <w:t>. 2024;241:117610. doi:10.1016/j.envres.2023.117610</w:t>
      </w:r>
    </w:p>
    <w:p w14:paraId="48546E6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33.</w:t>
      </w:r>
      <w:r w:rsidRPr="00B17A5F">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17A5F">
        <w:rPr>
          <w:rFonts w:ascii="Times New Roman" w:hAnsi="Times New Roman" w:cs="Times New Roman"/>
          <w:i/>
          <w:iCs/>
        </w:rPr>
        <w:t>Environment International</w:t>
      </w:r>
      <w:r w:rsidRPr="00B17A5F">
        <w:rPr>
          <w:rFonts w:ascii="Times New Roman" w:hAnsi="Times New Roman" w:cs="Times New Roman"/>
        </w:rPr>
        <w:t>. 2023;178:108050. doi:10.1016/j.envint.2023.108050</w:t>
      </w:r>
    </w:p>
    <w:p w14:paraId="6A1B216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34.</w:t>
      </w:r>
      <w:r w:rsidRPr="00B17A5F">
        <w:rPr>
          <w:rFonts w:ascii="Times New Roman" w:hAnsi="Times New Roman" w:cs="Times New Roman"/>
        </w:rPr>
        <w:tab/>
        <w:t>Global Burden of Disease Collaborative Network. Global Burden of Disease Study 2019 (GBD 2019) Reference Life Table. Published online 2021. doi:10.6069/1D4Y-YQ37</w:t>
      </w:r>
    </w:p>
    <w:p w14:paraId="2DDD66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35.</w:t>
      </w:r>
      <w:r w:rsidRPr="00B17A5F">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219FEC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36.</w:t>
      </w:r>
      <w:r w:rsidRPr="00B17A5F">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B17A5F">
        <w:rPr>
          <w:rFonts w:ascii="Times New Roman" w:hAnsi="Times New Roman" w:cs="Times New Roman"/>
          <w:i/>
          <w:iCs/>
        </w:rPr>
        <w:t>International Journal of Environmental Research and Public Health</w:t>
      </w:r>
      <w:r w:rsidRPr="00B17A5F">
        <w:rPr>
          <w:rFonts w:ascii="Times New Roman" w:hAnsi="Times New Roman" w:cs="Times New Roman"/>
        </w:rPr>
        <w:t>. 2019;16(20):3840. doi:10.3390/ijerph16203840</w:t>
      </w:r>
    </w:p>
    <w:p w14:paraId="0F4CD25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37.</w:t>
      </w:r>
      <w:r w:rsidRPr="00B17A5F">
        <w:rPr>
          <w:rFonts w:ascii="Times New Roman" w:hAnsi="Times New Roman" w:cs="Times New Roman"/>
        </w:rPr>
        <w:tab/>
        <w:t xml:space="preserve">Zhang L, Wang Q, Lei R, et al. Greenness on mortality of infant and under-5 child: A nationwide study in 147 Chinese cities. </w:t>
      </w:r>
      <w:r w:rsidRPr="00B17A5F">
        <w:rPr>
          <w:rFonts w:ascii="Times New Roman" w:hAnsi="Times New Roman" w:cs="Times New Roman"/>
          <w:i/>
          <w:iCs/>
        </w:rPr>
        <w:t>Ecotoxicology and Environmental Safety</w:t>
      </w:r>
      <w:r w:rsidRPr="00B17A5F">
        <w:rPr>
          <w:rFonts w:ascii="Times New Roman" w:hAnsi="Times New Roman" w:cs="Times New Roman"/>
        </w:rPr>
        <w:t>. 2024;286:117184. doi:10.1016/j.ecoenv.2024.117184</w:t>
      </w:r>
    </w:p>
    <w:p w14:paraId="112E00DE"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38.</w:t>
      </w:r>
      <w:r w:rsidRPr="00B17A5F">
        <w:rPr>
          <w:rFonts w:ascii="Times New Roman" w:hAnsi="Times New Roman" w:cs="Times New Roman"/>
        </w:rPr>
        <w:tab/>
        <w:t>United Nations Statistics Division. Standard Country or Area Codes for Statistical Use (M49). https://unstats.un.org/unsd/methodology/m49</w:t>
      </w:r>
    </w:p>
    <w:p w14:paraId="2CE3ED0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39.</w:t>
      </w:r>
      <w:r w:rsidRPr="00B17A5F">
        <w:rPr>
          <w:rFonts w:ascii="Times New Roman" w:hAnsi="Times New Roman" w:cs="Times New Roman"/>
        </w:rPr>
        <w:tab/>
        <w:t xml:space="preserve">Beck HE, Zimmermann NE, McVicar TR, Vergopolan N, Berg A, Wood EF. Present and future Köppen-Geiger climate classification maps at 1-km resolution. </w:t>
      </w:r>
      <w:r w:rsidRPr="00B17A5F">
        <w:rPr>
          <w:rFonts w:ascii="Times New Roman" w:hAnsi="Times New Roman" w:cs="Times New Roman"/>
          <w:i/>
          <w:iCs/>
        </w:rPr>
        <w:t>Scientific Data</w:t>
      </w:r>
      <w:r w:rsidRPr="00B17A5F">
        <w:rPr>
          <w:rFonts w:ascii="Times New Roman" w:hAnsi="Times New Roman" w:cs="Times New Roman"/>
        </w:rPr>
        <w:t>. 2018;5:180214. doi:10.1038/sdata.2018.214</w:t>
      </w:r>
    </w:p>
    <w:p w14:paraId="4F46C11B" w14:textId="77AB32FC" w:rsidR="003057CF" w:rsidRPr="00E150CA" w:rsidRDefault="008740AE" w:rsidP="00B37854">
      <w:r>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006C2" w14:textId="77777777" w:rsidR="00EC0D8C" w:rsidRDefault="00EC0D8C" w:rsidP="00C814B5">
      <w:r>
        <w:separator/>
      </w:r>
    </w:p>
  </w:endnote>
  <w:endnote w:type="continuationSeparator" w:id="0">
    <w:p w14:paraId="6478DD44" w14:textId="77777777" w:rsidR="00EC0D8C" w:rsidRDefault="00EC0D8C"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85A7B" w14:textId="77777777" w:rsidR="00EC0D8C" w:rsidRDefault="00EC0D8C" w:rsidP="00C814B5">
      <w:r>
        <w:separator/>
      </w:r>
    </w:p>
  </w:footnote>
  <w:footnote w:type="continuationSeparator" w:id="0">
    <w:p w14:paraId="7CFC0E64" w14:textId="77777777" w:rsidR="00EC0D8C" w:rsidRDefault="00EC0D8C"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149"/>
    <w:rsid w:val="000B7BE0"/>
    <w:rsid w:val="000C081F"/>
    <w:rsid w:val="000C6255"/>
    <w:rsid w:val="000C6488"/>
    <w:rsid w:val="000C6A15"/>
    <w:rsid w:val="000C6DEB"/>
    <w:rsid w:val="000D568A"/>
    <w:rsid w:val="000D7E31"/>
    <w:rsid w:val="000E0AD4"/>
    <w:rsid w:val="000E1D49"/>
    <w:rsid w:val="000E6D38"/>
    <w:rsid w:val="000F34B8"/>
    <w:rsid w:val="000F62BB"/>
    <w:rsid w:val="001014B1"/>
    <w:rsid w:val="00103044"/>
    <w:rsid w:val="00105A15"/>
    <w:rsid w:val="00107C0A"/>
    <w:rsid w:val="00107F48"/>
    <w:rsid w:val="001135F2"/>
    <w:rsid w:val="00114224"/>
    <w:rsid w:val="00116098"/>
    <w:rsid w:val="00120B9A"/>
    <w:rsid w:val="0012232D"/>
    <w:rsid w:val="001229DE"/>
    <w:rsid w:val="00123848"/>
    <w:rsid w:val="00132283"/>
    <w:rsid w:val="001329DE"/>
    <w:rsid w:val="00141172"/>
    <w:rsid w:val="001463C7"/>
    <w:rsid w:val="001470F7"/>
    <w:rsid w:val="001507B3"/>
    <w:rsid w:val="00153AA9"/>
    <w:rsid w:val="00153D90"/>
    <w:rsid w:val="00154804"/>
    <w:rsid w:val="00157C32"/>
    <w:rsid w:val="001607E3"/>
    <w:rsid w:val="0016141A"/>
    <w:rsid w:val="00164EC7"/>
    <w:rsid w:val="00165473"/>
    <w:rsid w:val="00165516"/>
    <w:rsid w:val="00165667"/>
    <w:rsid w:val="00165BFB"/>
    <w:rsid w:val="00167925"/>
    <w:rsid w:val="00170E9C"/>
    <w:rsid w:val="00171935"/>
    <w:rsid w:val="0017376A"/>
    <w:rsid w:val="00173BD9"/>
    <w:rsid w:val="00176521"/>
    <w:rsid w:val="00180E9E"/>
    <w:rsid w:val="001818F3"/>
    <w:rsid w:val="001821A1"/>
    <w:rsid w:val="00182372"/>
    <w:rsid w:val="00182505"/>
    <w:rsid w:val="001835C0"/>
    <w:rsid w:val="00185717"/>
    <w:rsid w:val="00187996"/>
    <w:rsid w:val="00190084"/>
    <w:rsid w:val="001902C7"/>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47F7"/>
    <w:rsid w:val="002D68C9"/>
    <w:rsid w:val="002D71DD"/>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2DD1"/>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526C"/>
    <w:rsid w:val="00355E39"/>
    <w:rsid w:val="003578BC"/>
    <w:rsid w:val="00362015"/>
    <w:rsid w:val="0036229A"/>
    <w:rsid w:val="003705BF"/>
    <w:rsid w:val="003708FF"/>
    <w:rsid w:val="00370984"/>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2E6"/>
    <w:rsid w:val="003C2F7C"/>
    <w:rsid w:val="003C3846"/>
    <w:rsid w:val="003C57E4"/>
    <w:rsid w:val="003C7B28"/>
    <w:rsid w:val="003D06C1"/>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17C3"/>
    <w:rsid w:val="00447078"/>
    <w:rsid w:val="0044736A"/>
    <w:rsid w:val="00447748"/>
    <w:rsid w:val="004518A5"/>
    <w:rsid w:val="0045472F"/>
    <w:rsid w:val="00455EE4"/>
    <w:rsid w:val="00457E7E"/>
    <w:rsid w:val="004614AB"/>
    <w:rsid w:val="004616FD"/>
    <w:rsid w:val="004675D0"/>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2877"/>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2798"/>
    <w:rsid w:val="00505E9F"/>
    <w:rsid w:val="00507D1B"/>
    <w:rsid w:val="00512A25"/>
    <w:rsid w:val="00514A17"/>
    <w:rsid w:val="005160DC"/>
    <w:rsid w:val="005166BA"/>
    <w:rsid w:val="00520382"/>
    <w:rsid w:val="00521A41"/>
    <w:rsid w:val="00522757"/>
    <w:rsid w:val="005246F9"/>
    <w:rsid w:val="00524E7C"/>
    <w:rsid w:val="00531C5E"/>
    <w:rsid w:val="00532AE5"/>
    <w:rsid w:val="00532E20"/>
    <w:rsid w:val="00533BBB"/>
    <w:rsid w:val="005378FC"/>
    <w:rsid w:val="00540752"/>
    <w:rsid w:val="0054585B"/>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5F78"/>
    <w:rsid w:val="005974F8"/>
    <w:rsid w:val="00597DB0"/>
    <w:rsid w:val="005A15AF"/>
    <w:rsid w:val="005A1A9F"/>
    <w:rsid w:val="005A1DF9"/>
    <w:rsid w:val="005A20F8"/>
    <w:rsid w:val="005A7519"/>
    <w:rsid w:val="005B2BD0"/>
    <w:rsid w:val="005B31D0"/>
    <w:rsid w:val="005B4852"/>
    <w:rsid w:val="005B6A5D"/>
    <w:rsid w:val="005C0060"/>
    <w:rsid w:val="005C2AF3"/>
    <w:rsid w:val="005C512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16FAE"/>
    <w:rsid w:val="0062029F"/>
    <w:rsid w:val="00620701"/>
    <w:rsid w:val="0062156B"/>
    <w:rsid w:val="006222BE"/>
    <w:rsid w:val="00626371"/>
    <w:rsid w:val="00626F66"/>
    <w:rsid w:val="006279CF"/>
    <w:rsid w:val="00630632"/>
    <w:rsid w:val="00632344"/>
    <w:rsid w:val="00632B39"/>
    <w:rsid w:val="0063460D"/>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56DF"/>
    <w:rsid w:val="00697358"/>
    <w:rsid w:val="006A2621"/>
    <w:rsid w:val="006A4AC4"/>
    <w:rsid w:val="006A54AA"/>
    <w:rsid w:val="006A7E0D"/>
    <w:rsid w:val="006B0C9A"/>
    <w:rsid w:val="006B257F"/>
    <w:rsid w:val="006B3186"/>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501"/>
    <w:rsid w:val="00731FC8"/>
    <w:rsid w:val="00732271"/>
    <w:rsid w:val="00733950"/>
    <w:rsid w:val="007354C6"/>
    <w:rsid w:val="00736641"/>
    <w:rsid w:val="00736C52"/>
    <w:rsid w:val="00741FA6"/>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129"/>
    <w:rsid w:val="00760E36"/>
    <w:rsid w:val="0076188F"/>
    <w:rsid w:val="00766A0B"/>
    <w:rsid w:val="0077127F"/>
    <w:rsid w:val="007727CC"/>
    <w:rsid w:val="0077465E"/>
    <w:rsid w:val="00775F83"/>
    <w:rsid w:val="0077772C"/>
    <w:rsid w:val="00777B76"/>
    <w:rsid w:val="007804F5"/>
    <w:rsid w:val="00780EEA"/>
    <w:rsid w:val="0078361F"/>
    <w:rsid w:val="0078403A"/>
    <w:rsid w:val="00791C22"/>
    <w:rsid w:val="007923E0"/>
    <w:rsid w:val="00792E78"/>
    <w:rsid w:val="007978FB"/>
    <w:rsid w:val="007A0072"/>
    <w:rsid w:val="007A02E0"/>
    <w:rsid w:val="007A26CC"/>
    <w:rsid w:val="007A4319"/>
    <w:rsid w:val="007A638C"/>
    <w:rsid w:val="007A7781"/>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56D3"/>
    <w:rsid w:val="00807A05"/>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5FF9"/>
    <w:rsid w:val="00846322"/>
    <w:rsid w:val="00847BEB"/>
    <w:rsid w:val="00847D77"/>
    <w:rsid w:val="008531B6"/>
    <w:rsid w:val="00855772"/>
    <w:rsid w:val="00861214"/>
    <w:rsid w:val="0086582F"/>
    <w:rsid w:val="008659CD"/>
    <w:rsid w:val="00866A5E"/>
    <w:rsid w:val="00867BD2"/>
    <w:rsid w:val="00870A86"/>
    <w:rsid w:val="0087108D"/>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4A82"/>
    <w:rsid w:val="008E6963"/>
    <w:rsid w:val="008F0486"/>
    <w:rsid w:val="008F1458"/>
    <w:rsid w:val="008F2180"/>
    <w:rsid w:val="008F3CB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1FAF"/>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A6B9D"/>
    <w:rsid w:val="009B1586"/>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E1007"/>
    <w:rsid w:val="009E1DB8"/>
    <w:rsid w:val="009E4029"/>
    <w:rsid w:val="009E5260"/>
    <w:rsid w:val="009E573D"/>
    <w:rsid w:val="009E57CF"/>
    <w:rsid w:val="009E65F6"/>
    <w:rsid w:val="009F0F64"/>
    <w:rsid w:val="009F204D"/>
    <w:rsid w:val="009F2358"/>
    <w:rsid w:val="009F23F4"/>
    <w:rsid w:val="009F2452"/>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4A"/>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17A5F"/>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8C8"/>
    <w:rsid w:val="00C42F55"/>
    <w:rsid w:val="00C472FA"/>
    <w:rsid w:val="00C52434"/>
    <w:rsid w:val="00C529F1"/>
    <w:rsid w:val="00C52B75"/>
    <w:rsid w:val="00C53D46"/>
    <w:rsid w:val="00C63335"/>
    <w:rsid w:val="00C65B8E"/>
    <w:rsid w:val="00C662A0"/>
    <w:rsid w:val="00C66916"/>
    <w:rsid w:val="00C73599"/>
    <w:rsid w:val="00C7530B"/>
    <w:rsid w:val="00C802AF"/>
    <w:rsid w:val="00C814B5"/>
    <w:rsid w:val="00C82F36"/>
    <w:rsid w:val="00C83ABA"/>
    <w:rsid w:val="00C90142"/>
    <w:rsid w:val="00C91C00"/>
    <w:rsid w:val="00C92231"/>
    <w:rsid w:val="00C92D0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550"/>
    <w:rsid w:val="00CD5B9C"/>
    <w:rsid w:val="00CD7109"/>
    <w:rsid w:val="00CE07A8"/>
    <w:rsid w:val="00CE2519"/>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125F"/>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8FF"/>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57E5E"/>
    <w:rsid w:val="00E63418"/>
    <w:rsid w:val="00E63731"/>
    <w:rsid w:val="00E63B04"/>
    <w:rsid w:val="00E6576A"/>
    <w:rsid w:val="00E70BF7"/>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0D8C"/>
    <w:rsid w:val="00EC2502"/>
    <w:rsid w:val="00EC276D"/>
    <w:rsid w:val="00EC38D2"/>
    <w:rsid w:val="00EC455B"/>
    <w:rsid w:val="00EC4809"/>
    <w:rsid w:val="00EC6CB2"/>
    <w:rsid w:val="00EC78C9"/>
    <w:rsid w:val="00ED067B"/>
    <w:rsid w:val="00ED2483"/>
    <w:rsid w:val="00ED31F3"/>
    <w:rsid w:val="00ED38E0"/>
    <w:rsid w:val="00ED662B"/>
    <w:rsid w:val="00ED7F58"/>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19</Pages>
  <Words>22803</Words>
  <Characters>129981</Characters>
  <Application>Microsoft Office Word</Application>
  <DocSecurity>0</DocSecurity>
  <Lines>1083</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15</cp:revision>
  <cp:lastPrinted>2025-02-18T18:29:00Z</cp:lastPrinted>
  <dcterms:created xsi:type="dcterms:W3CDTF">2025-08-05T22:16:00Z</dcterms:created>
  <dcterms:modified xsi:type="dcterms:W3CDTF">2025-08-07T16:12:00Z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