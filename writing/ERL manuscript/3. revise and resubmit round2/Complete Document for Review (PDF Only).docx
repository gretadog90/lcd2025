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43D104F"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8T11:28:00Z" w16du:dateUtc="2025-08-08T15:28:00Z">
        <w:r w:rsidR="004E3805">
          <w:t>2</w:t>
        </w:r>
      </w:ins>
      <w:del w:id="1" w:author="Martin, Greta Katherine" w:date="2025-08-07T10:48:00Z" w16du:dateUtc="2025-08-07T14:48:00Z">
        <w:r w:rsidR="00EC276D" w:rsidRPr="005C5123" w:rsidDel="005C5123">
          <w:delText>5</w:delText>
        </w:r>
      </w:del>
      <w:r w:rsidR="00EC276D" w:rsidRPr="005C5123">
        <w:t>, 0.2</w:t>
      </w:r>
      <w:ins w:id="2" w:author="Martin, Greta Katherine" w:date="2025-08-08T11:28:00Z" w16du:dateUtc="2025-08-08T15:28:00Z">
        <w:r w:rsidR="004E3805">
          <w:t>7</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ins w:id="4" w:author="Martin, Greta Katherine" w:date="2025-08-07T11:52:00Z" w16du:dateUtc="2025-08-07T15:52:00Z"/>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ns w:id="5" w:author="Martin, Greta Katherine" w:date="2025-08-07T11:52:00Z" w16du:dateUtc="2025-08-07T15:52:00Z"/>
          <w:i/>
          <w:iCs/>
          <w:color w:val="000000" w:themeColor="text1"/>
          <w:shd w:val="clear" w:color="auto" w:fill="FFFFFF"/>
        </w:rPr>
      </w:pPr>
      <w:ins w:id="6" w:author="Martin, Greta Katherine" w:date="2025-08-07T11:52:00Z" w16du:dateUtc="2025-08-07T15:52:00Z">
        <w:r>
          <w:rPr>
            <w:i/>
            <w:iCs/>
            <w:color w:val="000000" w:themeColor="text1"/>
            <w:shd w:val="clear" w:color="auto" w:fill="FFFFFF"/>
          </w:rPr>
          <w:lastRenderedPageBreak/>
          <w:t>Quantifying uncertainty</w:t>
        </w:r>
      </w:ins>
    </w:p>
    <w:p w14:paraId="62EC6505" w14:textId="558B21AE" w:rsidR="009F2452" w:rsidRPr="009F2452" w:rsidRDefault="009F2452">
      <w:pPr>
        <w:pStyle w:val="NormalWeb"/>
        <w:spacing w:before="240" w:beforeAutospacing="0" w:after="240" w:afterAutospacing="0"/>
        <w:rPr>
          <w:color w:val="000000" w:themeColor="text1"/>
          <w:shd w:val="clear" w:color="auto" w:fill="FFFFFF"/>
        </w:rPr>
        <w:pPrChange w:id="7" w:author="Martin, Greta Katherine" w:date="2025-08-07T11:52:00Z" w16du:dateUtc="2025-08-07T15:52:00Z">
          <w:pPr>
            <w:pStyle w:val="NormalWeb"/>
            <w:spacing w:before="240" w:beforeAutospacing="0" w:after="240" w:afterAutospacing="0"/>
            <w:jc w:val="center"/>
          </w:pPr>
        </w:pPrChange>
      </w:pPr>
      <w:ins w:id="8" w:author="Martin, Greta Katherine" w:date="2025-08-07T11:53:00Z" w16du:dateUtc="2025-08-07T15:53:00Z">
        <w:r>
          <w:rPr>
            <w:color w:val="000000" w:themeColor="text1"/>
            <w:shd w:val="clear" w:color="auto" w:fill="FFFFFF"/>
          </w:rPr>
          <w:t>W</w:t>
        </w:r>
      </w:ins>
      <w:ins w:id="9" w:author="Martin, Greta Katherine" w:date="2025-08-07T11:52:00Z" w16du:dateUtc="2025-08-07T15:52:00Z">
        <w:r>
          <w:rPr>
            <w:color w:val="000000" w:themeColor="text1"/>
            <w:shd w:val="clear" w:color="auto" w:fill="FFFFFF"/>
          </w:rPr>
          <w:t>e ran 10</w:t>
        </w:r>
      </w:ins>
      <w:ins w:id="10" w:author="Martin, Greta Katherine" w:date="2025-08-07T11:53:00Z" w16du:dateUtc="2025-08-07T15:53:00Z">
        <w:r>
          <w:rPr>
            <w:color w:val="000000" w:themeColor="text1"/>
            <w:shd w:val="clear" w:color="auto" w:fill="FFFFFF"/>
          </w:rPr>
          <w:t>,</w:t>
        </w:r>
      </w:ins>
      <w:ins w:id="11" w:author="Martin, Greta Katherine" w:date="2025-08-07T11:52:00Z" w16du:dateUtc="2025-08-07T15:52:00Z">
        <w:r>
          <w:rPr>
            <w:color w:val="000000" w:themeColor="text1"/>
            <w:shd w:val="clear" w:color="auto" w:fill="FFFFFF"/>
          </w:rPr>
          <w:t>00</w:t>
        </w:r>
      </w:ins>
      <w:ins w:id="12" w:author="Martin, Greta Katherine" w:date="2025-08-07T11:53:00Z" w16du:dateUtc="2025-08-07T15:53:00Z">
        <w:r>
          <w:rPr>
            <w:color w:val="000000" w:themeColor="text1"/>
            <w:shd w:val="clear" w:color="auto" w:fill="FFFFFF"/>
          </w:rPr>
          <w:t>0</w:t>
        </w:r>
      </w:ins>
      <w:ins w:id="13" w:author="Martin, Greta Katherine" w:date="2025-08-07T11:52:00Z" w16du:dateUtc="2025-08-07T15:52:00Z">
        <w:r>
          <w:rPr>
            <w:color w:val="000000" w:themeColor="text1"/>
            <w:shd w:val="clear" w:color="auto" w:fill="FFFFFF"/>
          </w:rPr>
          <w:t xml:space="preserve"> Monte Carlo simulations of Equation </w:t>
        </w:r>
      </w:ins>
      <w:ins w:id="14" w:author="Martin, Greta Katherine" w:date="2025-08-07T11:53:00Z" w16du:dateUtc="2025-08-07T15:53:00Z">
        <w:r>
          <w:rPr>
            <w:color w:val="000000" w:themeColor="text1"/>
            <w:shd w:val="clear" w:color="auto" w:fill="FFFFFF"/>
          </w:rPr>
          <w:t>3</w:t>
        </w:r>
      </w:ins>
      <w:ins w:id="15" w:author="Martin, Greta Katherine" w:date="2025-08-07T11:52:00Z" w16du:dateUtc="2025-08-07T15:52:00Z">
        <w:r>
          <w:rPr>
            <w:color w:val="000000" w:themeColor="text1"/>
            <w:shd w:val="clear" w:color="auto" w:fill="FFFFFF"/>
          </w:rPr>
          <w:t xml:space="preserve"> for each </w:t>
        </w:r>
      </w:ins>
      <w:ins w:id="16" w:author="Martin, Greta Katherine" w:date="2025-08-07T11:53:00Z" w16du:dateUtc="2025-08-07T15:53:00Z">
        <w:r>
          <w:rPr>
            <w:color w:val="000000" w:themeColor="text1"/>
            <w:shd w:val="clear" w:color="auto" w:fill="FFFFFF"/>
          </w:rPr>
          <w:t xml:space="preserve">city to estimate uncertainty intervals of our </w:t>
        </w:r>
      </w:ins>
      <w:ins w:id="17" w:author="Martin, Greta Katherine" w:date="2025-08-07T11:54:00Z" w16du:dateUtc="2025-08-07T15:54:00Z">
        <w:r>
          <w:rPr>
            <w:color w:val="000000" w:themeColor="text1"/>
            <w:shd w:val="clear" w:color="auto" w:fill="FFFFFF"/>
          </w:rPr>
          <w:t>mortality estimates from changes in NDVI. We used estimates of error provided in the meta-analysis</w:t>
        </w:r>
      </w:ins>
      <w:ins w:id="18" w:author="Martin, Greta Katherine" w:date="2025-08-07T15:26:00Z" w16du:dateUtc="2025-08-07T19:26:00Z">
        <w:r w:rsidR="006E755F">
          <w:rPr>
            <w:color w:val="000000" w:themeColor="text1"/>
            <w:shd w:val="clear" w:color="auto" w:fill="FFFFFF"/>
            <w:vertAlign w:val="superscript"/>
          </w:rPr>
          <w:t>9</w:t>
        </w:r>
      </w:ins>
      <w:ins w:id="19" w:author="Martin, Greta Katherine" w:date="2025-08-07T11:54:00Z" w16du:dateUtc="2025-08-07T15:54:00Z">
        <w:r>
          <w:rPr>
            <w:color w:val="000000" w:themeColor="text1"/>
            <w:shd w:val="clear" w:color="auto" w:fill="FFFFFF"/>
          </w:rPr>
          <w:t xml:space="preserve"> and by the GBD study</w:t>
        </w:r>
      </w:ins>
      <w:ins w:id="20" w:author="Martin, Greta Katherine" w:date="2025-08-07T15:26:00Z" w16du:dateUtc="2025-08-07T19:26:00Z">
        <w:r w:rsidR="006E755F">
          <w:rPr>
            <w:color w:val="000000" w:themeColor="text1"/>
            <w:shd w:val="clear" w:color="auto" w:fill="FFFFFF"/>
            <w:vertAlign w:val="superscript"/>
          </w:rPr>
          <w:t>34</w:t>
        </w:r>
      </w:ins>
      <w:ins w:id="21" w:author="Martin, Greta Katherine" w:date="2025-08-07T11:54:00Z" w16du:dateUtc="2025-08-07T15:54:00Z">
        <w:r>
          <w:rPr>
            <w:color w:val="000000" w:themeColor="text1"/>
            <w:shd w:val="clear" w:color="auto" w:fill="FFFFFF"/>
          </w:rPr>
          <w:t xml:space="preserve"> to draw from normal distribution</w:t>
        </w:r>
      </w:ins>
      <w:ins w:id="22" w:author="Martin, Greta Katherine" w:date="2025-08-07T11:55:00Z" w16du:dateUtc="2025-08-07T15:55:00Z">
        <w:r>
          <w:rPr>
            <w:color w:val="000000" w:themeColor="text1"/>
            <w:shd w:val="clear" w:color="auto" w:fill="FFFFFF"/>
          </w:rPr>
          <w:t xml:space="preserve">s of the hazard ratio and baseline mortality estimates. For each simulation, the same draw of the hazard ratio was used for all cities. </w:t>
        </w:r>
      </w:ins>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2080F74E"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ins w:id="23" w:author="Martin, Greta Katherine" w:date="2025-08-07T12:55:00Z" w16du:dateUtc="2025-08-07T16:55:00Z">
        <w:r w:rsidR="00E13389">
          <w:t xml:space="preserve"> (Fig. S3)</w:t>
        </w:r>
      </w:ins>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(Fig. S</w:t>
      </w:r>
      <w:ins w:id="24" w:author="Martin, Greta Katherine" w:date="2025-08-07T12:55:00Z" w16du:dateUtc="2025-08-07T16:55:00Z">
        <w:r w:rsidR="00E13389">
          <w:t>4</w:t>
        </w:r>
      </w:ins>
      <w:del w:id="25" w:author="Martin, Greta Katherine" w:date="2025-08-07T12:55:00Z" w16du:dateUtc="2025-08-07T16:55:00Z">
        <w:r w:rsidR="00182372" w:rsidDel="00E13389">
          <w:delText>3</w:delText>
        </w:r>
      </w:del>
      <w:r w:rsidR="00182372">
        <w:t xml:space="preserve">),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4BC6BD09" w:rsidR="00222625" w:rsidRPr="00E150CA" w:rsidRDefault="005B2413" w:rsidP="00551D54">
      <w:pPr>
        <w:rPr>
          <w:b/>
          <w:bCs/>
        </w:rPr>
      </w:pPr>
      <w:ins w:id="26" w:author="Martin, Greta Katherine" w:date="2025-08-07T16:02:00Z" w16du:dateUtc="2025-08-07T20:02:00Z">
        <w:r>
          <w:rPr>
            <w:b/>
            <w:bCs/>
            <w:noProof/>
          </w:rPr>
          <w:lastRenderedPageBreak/>
          <w:drawing>
            <wp:inline distT="0" distB="0" distL="0" distR="0" wp14:anchorId="224EE600" wp14:editId="0C1AC2EA">
              <wp:extent cx="5943600" cy="5943600"/>
              <wp:effectExtent l="0" t="0" r="0" b="0"/>
              <wp:docPr id="118215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5818" name="Picture 1182155818"/>
                      <pic:cNvPicPr/>
                    </pic:nvPicPr>
                    <pic:blipFill>
                      <a:blip r:embed="rId9"/>
                      <a:stretch>
                        <a:fillRect/>
                      </a:stretch>
                    </pic:blipFill>
                    <pic:spPr>
                      <a:xfrm>
                        <a:off x="0" y="0"/>
                        <a:ext cx="5943600" cy="5943600"/>
                      </a:xfrm>
                      <a:prstGeom prst="rect">
                        <a:avLst/>
                      </a:prstGeom>
                    </pic:spPr>
                  </pic:pic>
                </a:graphicData>
              </a:graphic>
            </wp:inline>
          </w:drawing>
        </w:r>
      </w:ins>
      <w:del w:id="27" w:author="Martin, Greta Katherine" w:date="2025-08-07T12:30:00Z" w16du:dateUtc="2025-08-07T16:30:00Z">
        <w:r w:rsidR="00222625" w:rsidDel="008049D1">
          <w:rPr>
            <w:b/>
            <w:bCs/>
            <w:noProof/>
          </w:rPr>
          <w:drawing>
            <wp:anchor distT="0" distB="0" distL="114300" distR="114300" simplePos="0" relativeHeight="251683840" behindDoc="1" locked="0" layoutInCell="1" allowOverlap="1" wp14:anchorId="5642940D" wp14:editId="51D7280A">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10"/>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del>
    </w:p>
    <w:p w14:paraId="3CBD27E3" w14:textId="1FADD6C7"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w:t>
      </w:r>
      <w:ins w:id="28" w:author="Martin, Greta Katherine" w:date="2025-08-07T15:27:00Z" w16du:dateUtc="2025-08-07T19:27:00Z">
        <w:r w:rsidR="00141B44">
          <w:rPr>
            <w:i/>
            <w:iCs/>
          </w:rPr>
          <w:t xml:space="preserve"> (panel A) and climate classification (panel B)</w:t>
        </w:r>
      </w:ins>
      <w:r>
        <w:rPr>
          <w:i/>
          <w:iCs/>
        </w:rPr>
        <w:t>.</w:t>
      </w:r>
      <w:ins w:id="29" w:author="Martin, Greta Katherine" w:date="2025-08-07T16:03:00Z" w16du:dateUtc="2025-08-07T20:03:00Z">
        <w:r w:rsidR="005B2413">
          <w:rPr>
            <w:i/>
            <w:iCs/>
          </w:rPr>
          <w:t xml:space="preserve"> The 1,041</w:t>
        </w:r>
      </w:ins>
      <w:ins w:id="30" w:author="Martin, Greta Katherine" w:date="2025-08-07T16:10:00Z" w16du:dateUtc="2025-08-07T20:10:00Z">
        <w:r w:rsidR="009D6EF8">
          <w:rPr>
            <w:i/>
            <w:iCs/>
          </w:rPr>
          <w:t>-</w:t>
        </w:r>
      </w:ins>
      <w:ins w:id="31" w:author="Martin, Greta Katherine" w:date="2025-08-07T16:03:00Z" w16du:dateUtc="2025-08-07T20:03:00Z">
        <w:r w:rsidR="005B2413">
          <w:rPr>
            <w:i/>
            <w:iCs/>
          </w:rPr>
          <w:t>city average is shown with the black dashed line.</w:t>
        </w:r>
      </w:ins>
      <w:r>
        <w:rPr>
          <w:i/>
          <w:iCs/>
        </w:rPr>
        <w:t xml:space="preserve"> </w:t>
      </w:r>
      <w:ins w:id="32" w:author="Martin, Greta Katherine" w:date="2025-08-07T15:28:00Z" w16du:dateUtc="2025-08-07T19:28:00Z">
        <w:r w:rsidR="00141B44">
          <w:rPr>
            <w:i/>
            <w:iCs/>
          </w:rPr>
          <w:t>The polar climate classification was removed from panel B, because only one city from this climate zone is included in the analysis (</w:t>
        </w:r>
      </w:ins>
      <w:ins w:id="33" w:author="Martin, Greta Katherine" w:date="2025-08-07T15:29:00Z" w16du:dateUtc="2025-08-07T19:29:00Z">
        <w:r w:rsidR="00141B44">
          <w:rPr>
            <w:i/>
            <w:iCs/>
          </w:rPr>
          <w:t>El Alto, Bolivia).</w:t>
        </w:r>
      </w:ins>
      <w:del w:id="34" w:author="Martin, Greta Katherine" w:date="2025-08-07T15:28:00Z" w16du:dateUtc="2025-08-07T19:28:00Z">
        <w:r w:rsidDel="00141B44">
          <w:rPr>
            <w:i/>
            <w:iCs/>
          </w:rPr>
          <w:delText xml:space="preserve">Each thin line represents an individual city within the geographic region, while each thick line shows the average NDVI for all cities in that region, colored by </w:delText>
        </w:r>
        <w:r w:rsidR="007923E0" w:rsidDel="00141B44">
          <w:rPr>
            <w:i/>
            <w:iCs/>
          </w:rPr>
          <w:delText>climate classification</w:delText>
        </w:r>
        <w:r w:rsidDel="00141B44">
          <w:rPr>
            <w:i/>
            <w:iCs/>
          </w:rPr>
          <w:delText xml:space="preserve">. </w:delText>
        </w:r>
      </w:del>
    </w:p>
    <w:p w14:paraId="66BC6136" w14:textId="2E48617C" w:rsidR="00083DB1" w:rsidRDefault="00083DB1" w:rsidP="00551D54"/>
    <w:p w14:paraId="2F87ED76" w14:textId="496169A5"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ins w:id="35" w:author="Martin, Greta Katherine" w:date="2025-08-07T12:54:00Z" w16du:dateUtc="2025-08-07T16:54:00Z">
        <w:r w:rsidR="00E13389">
          <w:t>5</w:t>
        </w:r>
      </w:ins>
      <w:del w:id="36" w:author="Martin, Greta Katherine" w:date="2025-08-07T12:54:00Z" w16du:dateUtc="2025-08-07T16:54:00Z">
        <w:r w:rsidR="00736C52" w:rsidDel="00E13389">
          <w:delText>4</w:delText>
        </w:r>
      </w:del>
      <w:r w:rsidR="00B86455">
        <w:t xml:space="preserve">) and </w:t>
      </w:r>
      <w:proofErr w:type="spellStart"/>
      <w:r w:rsidR="00B86455">
        <w:t>Köppen</w:t>
      </w:r>
      <w:proofErr w:type="spellEnd"/>
      <w:r w:rsidR="00B86455">
        <w:t>-Geiger climate classification (Fig. S</w:t>
      </w:r>
      <w:ins w:id="37" w:author="Martin, Greta Katherine" w:date="2025-08-07T12:54:00Z" w16du:dateUtc="2025-08-07T16:54:00Z">
        <w:r w:rsidR="00E13389">
          <w:t>6</w:t>
        </w:r>
      </w:ins>
      <w:del w:id="38" w:author="Martin, Greta Katherine" w:date="2025-08-07T12:54:00Z" w16du:dateUtc="2025-08-07T16:54:00Z">
        <w:r w:rsidR="00B86455" w:rsidDel="00E13389">
          <w:delText>5</w:delText>
        </w:r>
      </w:del>
      <w:r w:rsidR="00B86455">
        <w:t>).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t>
      </w:r>
      <w:r w:rsidR="00A04320">
        <w:lastRenderedPageBreak/>
        <w:t xml:space="preserve">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lastRenderedPageBreak/>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217B991A"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39" w:author="Martin, Greta Katherine" w:date="2025-08-08T11:29:00Z" w16du:dateUtc="2025-08-08T15:29:00Z">
        <w:r w:rsidR="008712E0">
          <w:t>2</w:t>
        </w:r>
      </w:ins>
      <w:del w:id="40" w:author="Martin, Greta Katherine" w:date="2025-08-07T10:50:00Z" w16du:dateUtc="2025-08-07T14:50:00Z">
        <w:r w:rsidR="00BB6EFB" w:rsidRPr="005C5123" w:rsidDel="005C5123">
          <w:delText>5</w:delText>
        </w:r>
      </w:del>
      <w:r w:rsidRPr="005C5123">
        <w:t xml:space="preserve">, </w:t>
      </w:r>
      <w:r w:rsidR="00BB6EFB" w:rsidRPr="005C5123">
        <w:t>0.2</w:t>
      </w:r>
      <w:ins w:id="41" w:author="Martin, Greta Katherine" w:date="2025-08-08T11:29:00Z" w16du:dateUtc="2025-08-08T15:29:00Z">
        <w:r w:rsidR="008712E0">
          <w:t>7</w:t>
        </w:r>
      </w:ins>
      <w:del w:id="42"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43" w:author="Martin, Greta Katherine" w:date="2025-08-07T11:16:00Z" w16du:dateUtc="2025-08-07T15:16:00Z">
        <w:r w:rsidR="00520382">
          <w:t>4</w:t>
        </w:r>
      </w:ins>
      <w:del w:id="44" w:author="Martin, Greta Katherine" w:date="2025-08-07T11:16:00Z" w16du:dateUtc="2025-08-07T15:16:00Z">
        <w:r w:rsidR="00085466" w:rsidRPr="00520382" w:rsidDel="00520382">
          <w:delText>5</w:delText>
        </w:r>
      </w:del>
      <w:r w:rsidR="00085466" w:rsidRPr="00520382">
        <w:t>.</w:t>
      </w:r>
      <w:ins w:id="45" w:author="Martin, Greta Katherine" w:date="2025-08-07T11:16:00Z" w16du:dateUtc="2025-08-07T15:16:00Z">
        <w:r w:rsidR="00520382">
          <w:t>19</w:t>
        </w:r>
      </w:ins>
      <w:del w:id="46" w:author="Martin, Greta Katherine" w:date="2025-08-07T11:16:00Z" w16du:dateUtc="2025-08-07T15:16:00Z">
        <w:r w:rsidR="00085466" w:rsidRPr="00520382" w:rsidDel="00520382">
          <w:delText>14</w:delText>
        </w:r>
      </w:del>
      <w:r w:rsidR="00085466" w:rsidRPr="00520382">
        <w:t xml:space="preserve">, </w:t>
      </w:r>
      <w:ins w:id="47" w:author="Martin, Greta Katherine" w:date="2025-08-07T11:16:00Z" w16du:dateUtc="2025-08-07T15:16:00Z">
        <w:r w:rsidR="00520382">
          <w:t>9</w:t>
        </w:r>
      </w:ins>
      <w:del w:id="48" w:author="Martin, Greta Katherine" w:date="2025-08-07T11:16:00Z" w16du:dateUtc="2025-08-07T15:16:00Z">
        <w:r w:rsidR="00085466" w:rsidRPr="00520382" w:rsidDel="00520382">
          <w:delText>11</w:delText>
        </w:r>
      </w:del>
      <w:r w:rsidR="00085466" w:rsidRPr="00520382">
        <w:t>.</w:t>
      </w:r>
      <w:ins w:id="49" w:author="Martin, Greta Katherine" w:date="2025-08-07T11:16:00Z" w16du:dateUtc="2025-08-07T15:16:00Z">
        <w:r w:rsidR="00520382">
          <w:t>87</w:t>
        </w:r>
      </w:ins>
      <w:del w:id="50" w:author="Martin, Greta Katherine" w:date="2025-08-07T11:16:00Z" w16du:dateUtc="2025-08-07T15:16:00Z">
        <w:r w:rsidR="00085466" w:rsidRPr="00520382" w:rsidDel="00520382">
          <w:delText>00</w:delText>
        </w:r>
      </w:del>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51" w:author="Martin, Greta Katherine" w:date="2025-08-07T11:16:00Z" w16du:dateUtc="2025-08-07T15:16:00Z">
        <w:r w:rsidR="00520382">
          <w:t>48</w:t>
        </w:r>
      </w:ins>
      <w:del w:id="52" w:author="Martin, Greta Katherine" w:date="2025-08-07T11:16:00Z" w16du:dateUtc="2025-08-07T15:16:00Z">
        <w:r w:rsidR="00B75AD6" w:rsidRPr="00520382" w:rsidDel="00520382">
          <w:delText>70</w:delText>
        </w:r>
      </w:del>
      <w:r w:rsidR="00B75AD6" w:rsidRPr="00520382">
        <w:t xml:space="preserve">, </w:t>
      </w:r>
      <w:ins w:id="53" w:author="Martin, Greta Katherine" w:date="2025-08-07T11:17:00Z" w16du:dateUtc="2025-08-07T15:17:00Z">
        <w:r w:rsidR="00520382">
          <w:t>5.87</w:t>
        </w:r>
      </w:ins>
      <w:del w:id="54"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55" w:author="Martin, Greta Katherine" w:date="2025-08-07T11:18:00Z" w16du:dateUtc="2025-08-07T15:18:00Z">
        <w:r w:rsidR="00520382">
          <w:t>4</w:t>
        </w:r>
      </w:ins>
      <w:r w:rsidR="00DD7A8E">
        <w:t xml:space="preserve"> (</w:t>
      </w:r>
      <w:r w:rsidR="00B75AD6">
        <w:t>95%</w:t>
      </w:r>
      <w:r w:rsidR="00E57E5E">
        <w:t xml:space="preserve"> </w:t>
      </w:r>
      <w:r w:rsidR="00B75AD6">
        <w:t>CI: 2.</w:t>
      </w:r>
      <w:ins w:id="56" w:author="Martin, Greta Katherine" w:date="2025-08-07T11:19:00Z" w16du:dateUtc="2025-08-07T15:19:00Z">
        <w:r w:rsidR="00520382">
          <w:t>06</w:t>
        </w:r>
      </w:ins>
      <w:del w:id="57" w:author="Martin, Greta Katherine" w:date="2025-08-07T11:19:00Z" w16du:dateUtc="2025-08-07T15:19:00Z">
        <w:r w:rsidR="00B75AD6" w:rsidDel="00520382">
          <w:delText>17</w:delText>
        </w:r>
      </w:del>
      <w:r w:rsidR="00B75AD6">
        <w:t xml:space="preserve">, </w:t>
      </w:r>
      <w:ins w:id="58" w:author="Martin, Greta Katherine" w:date="2025-08-07T11:19:00Z" w16du:dateUtc="2025-08-07T15:19:00Z">
        <w:r w:rsidR="00520382">
          <w:t>4.79</w:t>
        </w:r>
      </w:ins>
      <w:del w:id="59"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60" w:author="Martin, Greta Katherine" w:date="2025-08-07T11:19:00Z" w16du:dateUtc="2025-08-07T15:19:00Z">
        <w:r w:rsidR="00520382">
          <w:t>74</w:t>
        </w:r>
      </w:ins>
      <w:del w:id="61" w:author="Martin, Greta Katherine" w:date="2025-08-07T11:19:00Z" w16du:dateUtc="2025-08-07T15:19:00Z">
        <w:r w:rsidR="00B75AD6" w:rsidDel="00520382">
          <w:delText>99</w:delText>
        </w:r>
      </w:del>
      <w:r w:rsidR="00B75AD6">
        <w:t xml:space="preserve">, </w:t>
      </w:r>
      <w:ins w:id="62" w:author="Martin, Greta Katherine" w:date="2025-08-07T11:19:00Z" w16du:dateUtc="2025-08-07T15:19:00Z">
        <w:r w:rsidR="00520382">
          <w:t>6</w:t>
        </w:r>
      </w:ins>
      <w:del w:id="63" w:author="Martin, Greta Katherine" w:date="2025-08-07T11:19:00Z" w16du:dateUtc="2025-08-07T15:19:00Z">
        <w:r w:rsidR="00B75AD6" w:rsidDel="00520382">
          <w:delText>7</w:delText>
        </w:r>
      </w:del>
      <w:r w:rsidR="00B75AD6">
        <w:t>.</w:t>
      </w:r>
      <w:ins w:id="64" w:author="Martin, Greta Katherine" w:date="2025-08-07T11:19:00Z" w16du:dateUtc="2025-08-07T15:19:00Z">
        <w:r w:rsidR="00520382">
          <w:t>40</w:t>
        </w:r>
      </w:ins>
      <w:del w:id="65"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66" w:author="Martin, Greta Katherine" w:date="2025-08-07T11:33:00Z" w16du:dateUtc="2025-08-07T15:33:00Z">
        <w:r w:rsidR="00807A05">
          <w:t>2</w:t>
        </w:r>
      </w:ins>
      <w:del w:id="67" w:author="Martin, Greta Katherine" w:date="2025-08-07T11:33:00Z" w16du:dateUtc="2025-08-07T15:33:00Z">
        <w:r w:rsidR="00B75AD6" w:rsidDel="00807A05">
          <w:delText>3</w:delText>
        </w:r>
      </w:del>
      <w:r w:rsidR="00B75AD6">
        <w:t>,</w:t>
      </w:r>
      <w:ins w:id="68" w:author="Martin, Greta Katherine" w:date="2025-08-07T11:33:00Z" w16du:dateUtc="2025-08-07T15:33:00Z">
        <w:r w:rsidR="00807A05">
          <w:t>2</w:t>
        </w:r>
      </w:ins>
      <w:del w:id="69" w:author="Martin, Greta Katherine" w:date="2025-08-07T11:33:00Z" w16du:dateUtc="2025-08-07T15:33:00Z">
        <w:r w:rsidR="008A51B6" w:rsidDel="00807A05">
          <w:delText>3</w:delText>
        </w:r>
      </w:del>
      <w:r w:rsidR="008A51B6">
        <w:t>00</w:t>
      </w:r>
      <w:r w:rsidR="00B75AD6">
        <w:t xml:space="preserve">, </w:t>
      </w:r>
      <w:ins w:id="70" w:author="Martin, Greta Katherine" w:date="2025-08-07T11:33:00Z" w16du:dateUtc="2025-08-07T15:33:00Z">
        <w:r w:rsidR="00807A05">
          <w:t>28</w:t>
        </w:r>
      </w:ins>
      <w:del w:id="71" w:author="Martin, Greta Katherine" w:date="2025-08-07T11:33:00Z" w16du:dateUtc="2025-08-07T15:33:00Z">
        <w:r w:rsidR="00B75AD6" w:rsidDel="00807A05">
          <w:delText>36</w:delText>
        </w:r>
      </w:del>
      <w:r w:rsidR="00B75AD6">
        <w:t>,</w:t>
      </w:r>
      <w:ins w:id="72" w:author="Martin, Greta Katherine" w:date="2025-08-07T11:33:00Z" w16du:dateUtc="2025-08-07T15:33:00Z">
        <w:r w:rsidR="00807A05">
          <w:t>9</w:t>
        </w:r>
      </w:ins>
      <w:del w:id="73"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74" w:author="Martin, Greta Katherine" w:date="2025-08-07T11:33:00Z" w16du:dateUtc="2025-08-07T15:33:00Z">
        <w:r w:rsidR="00807A05">
          <w:t>5</w:t>
        </w:r>
      </w:ins>
      <w:del w:id="75" w:author="Martin, Greta Katherine" w:date="2025-08-07T11:33:00Z" w16du:dateUtc="2025-08-07T15:33:00Z">
        <w:r w:rsidR="008A51B6" w:rsidDel="00807A05">
          <w:delText>6</w:delText>
        </w:r>
      </w:del>
      <w:r w:rsidR="008A51B6">
        <w:t>,</w:t>
      </w:r>
      <w:ins w:id="76" w:author="Martin, Greta Katherine" w:date="2025-08-07T11:34:00Z" w16du:dateUtc="2025-08-07T15:34:00Z">
        <w:r w:rsidR="00807A05">
          <w:t>5</w:t>
        </w:r>
      </w:ins>
      <w:del w:id="77" w:author="Martin, Greta Katherine" w:date="2025-08-07T11:33:00Z" w16du:dateUtc="2025-08-07T15:33:00Z">
        <w:r w:rsidR="008A51B6" w:rsidDel="00807A05">
          <w:delText>0</w:delText>
        </w:r>
      </w:del>
      <w:r w:rsidR="008A51B6">
        <w:t>00</w:t>
      </w:r>
      <w:r w:rsidR="00B75AD6">
        <w:t>, 1</w:t>
      </w:r>
      <w:ins w:id="78" w:author="Martin, Greta Katherine" w:date="2025-08-07T11:34:00Z" w16du:dateUtc="2025-08-07T15:34:00Z">
        <w:r w:rsidR="00807A05">
          <w:t>2,</w:t>
        </w:r>
      </w:ins>
      <w:del w:id="79"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5D581687"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ins w:id="80" w:author="Martin, Greta Katherine" w:date="2025-08-07T11:36:00Z" w16du:dateUtc="2025-08-07T15:36:00Z">
        <w:r w:rsidR="00C92D01">
          <w:t>53</w:t>
        </w:r>
      </w:ins>
      <w:del w:id="81" w:author="Martin, Greta Katherine" w:date="2025-08-07T11:36:00Z" w16du:dateUtc="2025-08-07T15:36:00Z">
        <w:r w:rsidR="002D71DD" w:rsidDel="00C92D01">
          <w:delText>60</w:delText>
        </w:r>
      </w:del>
      <w:r w:rsidR="002D71DD">
        <w:t>, 1.</w:t>
      </w:r>
      <w:ins w:id="82" w:author="Martin, Greta Katherine" w:date="2025-08-07T11:36:00Z" w16du:dateUtc="2025-08-07T15:36:00Z">
        <w:r w:rsidR="00C92D01">
          <w:t>27</w:t>
        </w:r>
      </w:ins>
      <w:del w:id="83"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84" w:author="Martin, Greta Katherine" w:date="2025-08-07T11:37:00Z" w16du:dateUtc="2025-08-07T15:37:00Z">
        <w:r w:rsidR="00C92D01">
          <w:t>08</w:t>
        </w:r>
      </w:ins>
      <w:del w:id="85"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86" w:author="Martin, Greta Katherine" w:date="2025-08-07T11:37:00Z" w16du:dateUtc="2025-08-07T15:37:00Z">
        <w:r w:rsidR="00C92D01">
          <w:t>60</w:t>
        </w:r>
      </w:ins>
      <w:del w:id="87" w:author="Martin, Greta Katherine" w:date="2025-08-07T11:37:00Z" w16du:dateUtc="2025-08-07T15:37:00Z">
        <w:r w:rsidR="002D71DD" w:rsidDel="00C92D01">
          <w:delText>75</w:delText>
        </w:r>
      </w:del>
      <w:r w:rsidR="002D71DD">
        <w:t xml:space="preserve">, </w:t>
      </w:r>
      <w:ins w:id="88" w:author="Martin, Greta Katherine" w:date="2025-08-07T11:37:00Z" w16du:dateUtc="2025-08-07T15:37:00Z">
        <w:r w:rsidR="00C92D01">
          <w:t>3.73</w:t>
        </w:r>
      </w:ins>
      <w:del w:id="89"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90" w:author="Martin, Greta Katherine" w:date="2025-08-07T11:37:00Z" w16du:dateUtc="2025-08-07T15:37:00Z">
        <w:r w:rsidR="00C92D01">
          <w:t>55</w:t>
        </w:r>
      </w:ins>
      <w:del w:id="91" w:author="Martin, Greta Katherine" w:date="2025-08-07T11:37:00Z" w16du:dateUtc="2025-08-07T15:37:00Z">
        <w:r w:rsidR="002D71DD" w:rsidDel="00C92D01">
          <w:delText>88</w:delText>
        </w:r>
      </w:del>
      <w:r w:rsidR="002D71DD">
        <w:t xml:space="preserve">, </w:t>
      </w:r>
      <w:del w:id="92" w:author="Martin, Greta Katherine" w:date="2025-08-07T11:37:00Z" w16du:dateUtc="2025-08-07T15:37:00Z">
        <w:r w:rsidR="002D71DD" w:rsidDel="00C92D01">
          <w:delText>7.31</w:delText>
        </w:r>
      </w:del>
      <w:ins w:id="93" w:author="Martin, Greta Katherine" w:date="2025-08-07T11:37:00Z" w16du:dateUtc="2025-08-07T15:37:00Z">
        <w:r w:rsidR="00C92D01">
          <w:t>6.0</w:t>
        </w:r>
      </w:ins>
      <w:ins w:id="94"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95" w:author="Martin, Greta Katherine" w:date="2025-08-07T11:43:00Z" w16du:dateUtc="2025-08-07T15:43:00Z">
        <w:r w:rsidR="00C92D01">
          <w:t xml:space="preserve">1,800, </w:t>
        </w:r>
      </w:ins>
      <w:del w:id="96"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97"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98" w:author="Martin, Greta Katherine" w:date="2025-08-07T11:43:00Z" w16du:dateUtc="2025-08-07T15:43:00Z">
        <w:r w:rsidR="0063460D">
          <w:t>6</w:t>
        </w:r>
      </w:ins>
      <w:del w:id="99" w:author="Martin, Greta Katherine" w:date="2025-08-07T11:43:00Z" w16du:dateUtc="2025-08-07T15:43:00Z">
        <w:r w:rsidR="009D4513" w:rsidDel="0063460D">
          <w:delText>7</w:delText>
        </w:r>
      </w:del>
      <w:r w:rsidR="009D4513">
        <w:t>,</w:t>
      </w:r>
      <w:ins w:id="100" w:author="Martin, Greta Katherine" w:date="2025-08-07T11:44:00Z" w16du:dateUtc="2025-08-07T15:44:00Z">
        <w:r w:rsidR="0063460D">
          <w:t>5</w:t>
        </w:r>
      </w:ins>
      <w:del w:id="101" w:author="Martin, Greta Katherine" w:date="2025-08-07T11:44:00Z" w16du:dateUtc="2025-08-07T15:44:00Z">
        <w:r w:rsidR="009D4513" w:rsidDel="0063460D">
          <w:delText>3</w:delText>
        </w:r>
      </w:del>
      <w:r w:rsidR="009D4513">
        <w:t>0</w:t>
      </w:r>
      <w:r w:rsidR="008A51B6">
        <w:t>0</w:t>
      </w:r>
      <w:r w:rsidR="009D4513">
        <w:t>, 1</w:t>
      </w:r>
      <w:ins w:id="102" w:author="Martin, Greta Katherine" w:date="2025-08-07T11:44:00Z" w16du:dateUtc="2025-08-07T15:44:00Z">
        <w:r w:rsidR="0063460D">
          <w:t>5</w:t>
        </w:r>
      </w:ins>
      <w:del w:id="103" w:author="Martin, Greta Katherine" w:date="2025-08-07T11:44:00Z" w16du:dateUtc="2025-08-07T15:44:00Z">
        <w:r w:rsidR="009D4513" w:rsidDel="0063460D">
          <w:delText>0</w:delText>
        </w:r>
      </w:del>
      <w:r w:rsidR="009D4513">
        <w:t>,</w:t>
      </w:r>
      <w:ins w:id="104" w:author="Martin, Greta Katherine" w:date="2025-08-07T11:44:00Z" w16du:dateUtc="2025-08-07T15:44:00Z">
        <w:r w:rsidR="0063460D">
          <w:t>3</w:t>
        </w:r>
      </w:ins>
      <w:del w:id="105"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106" w:author="Martin, Greta Katherine" w:date="2025-08-07T11:44:00Z" w16du:dateUtc="2025-08-07T15:44:00Z">
        <w:r w:rsidR="0063460D">
          <w:t>0</w:t>
        </w:r>
      </w:ins>
      <w:del w:id="107" w:author="Martin, Greta Katherine" w:date="2025-08-07T11:44:00Z" w16du:dateUtc="2025-08-07T15:44:00Z">
        <w:r w:rsidR="009D4513" w:rsidDel="0063460D">
          <w:delText>1</w:delText>
        </w:r>
      </w:del>
      <w:r w:rsidR="009D4513">
        <w:t>,</w:t>
      </w:r>
      <w:ins w:id="108" w:author="Martin, Greta Katherine" w:date="2025-08-07T11:44:00Z" w16du:dateUtc="2025-08-07T15:44:00Z">
        <w:r w:rsidR="0063460D">
          <w:t>4</w:t>
        </w:r>
      </w:ins>
      <w:del w:id="109" w:author="Martin, Greta Katherine" w:date="2025-08-07T11:44:00Z" w16du:dateUtc="2025-08-07T15:44:00Z">
        <w:r w:rsidR="009D4513" w:rsidDel="0063460D">
          <w:delText>3</w:delText>
        </w:r>
      </w:del>
      <w:r w:rsidR="009D4513">
        <w:t>0</w:t>
      </w:r>
      <w:r w:rsidR="008A51B6">
        <w:t>0</w:t>
      </w:r>
      <w:r w:rsidR="009D4513">
        <w:t>, 2</w:t>
      </w:r>
      <w:ins w:id="110" w:author="Martin, Greta Katherine" w:date="2025-08-07T11:44:00Z" w16du:dateUtc="2025-08-07T15:44:00Z">
        <w:r w:rsidR="0063460D">
          <w:t>4</w:t>
        </w:r>
      </w:ins>
      <w:del w:id="111" w:author="Martin, Greta Katherine" w:date="2025-08-07T11:44:00Z" w16du:dateUtc="2025-08-07T15:44:00Z">
        <w:r w:rsidR="009D4513" w:rsidDel="0063460D">
          <w:delText>9</w:delText>
        </w:r>
      </w:del>
      <w:r w:rsidR="009D4513">
        <w:t>,</w:t>
      </w:r>
      <w:ins w:id="112" w:author="Martin, Greta Katherine" w:date="2025-08-07T11:44:00Z" w16du:dateUtc="2025-08-07T15:44:00Z">
        <w:r w:rsidR="0063460D">
          <w:t>2</w:t>
        </w:r>
      </w:ins>
      <w:del w:id="113"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ins w:id="114" w:author="Martin, Greta Katherine" w:date="2025-08-07T12:37:00Z" w16du:dateUtc="2025-08-07T16:37:00Z">
        <w:r w:rsidR="008049D1">
          <w:t>7</w:t>
        </w:r>
      </w:ins>
      <w:del w:id="115" w:author="Martin, Greta Katherine" w:date="2025-08-07T12:37:00Z" w16du:dateUtc="2025-08-07T16:37:00Z">
        <w:r w:rsidR="0012232D" w:rsidDel="008049D1">
          <w:delText>6</w:delText>
        </w:r>
      </w:del>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4"/>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09A232A9"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116" w:author="Martin, Greta Katherine" w:date="2025-08-08T11:30:00Z" w16du:dateUtc="2025-08-08T15:30:00Z">
        <w:r w:rsidR="00D01962">
          <w:t>2</w:t>
        </w:r>
      </w:ins>
      <w:del w:id="117" w:author="Martin, Greta Katherine" w:date="2025-08-07T11:46:00Z" w16du:dateUtc="2025-08-07T15:46:00Z">
        <w:r w:rsidR="00E33108" w:rsidDel="001902C7">
          <w:delText>5</w:delText>
        </w:r>
      </w:del>
      <w:r w:rsidR="00E33108">
        <w:t>, 0.2</w:t>
      </w:r>
      <w:ins w:id="118" w:author="Martin, Greta Katherine" w:date="2025-08-08T11:30:00Z" w16du:dateUtc="2025-08-08T15:30:00Z">
        <w:r w:rsidR="00D01962">
          <w:t>7</w:t>
        </w:r>
      </w:ins>
      <w:del w:id="119"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2CEC6EB5" w:rsidR="00951FAF" w:rsidRDefault="00190084" w:rsidP="00551D54">
      <w:pPr>
        <w:rPr>
          <w:ins w:id="120" w:author="Martin, Greta Katherine" w:date="2025-08-05T14:34:00Z" w16du:dateUtc="2025-08-05T18:34:00Z"/>
        </w:rPr>
      </w:pPr>
      <w:r w:rsidRPr="00741FA6">
        <w:rPr>
          <w:color w:val="000000" w:themeColor="text1"/>
        </w:rPr>
        <w:t>There are several key limitations to our study. We use one exposure-response function globally</w:t>
      </w:r>
      <w:ins w:id="121" w:author="Martin, Greta Katherine" w:date="2025-08-07T16:36:00Z" w16du:dateUtc="2025-08-07T20:36:00Z">
        <w:r w:rsidR="002E019E">
          <w:rPr>
            <w:color w:val="000000" w:themeColor="text1"/>
          </w:rPr>
          <w:t xml:space="preserve"> </w:t>
        </w:r>
      </w:ins>
      <w:ins w:id="122" w:author="Martin, Greta Katherine" w:date="2025-08-07T16:39:00Z" w16du:dateUtc="2025-08-07T20:39:00Z">
        <w:r w:rsidR="002E019E">
          <w:rPr>
            <w:color w:val="000000" w:themeColor="text1"/>
          </w:rPr>
          <w:t>from</w:t>
        </w:r>
      </w:ins>
      <w:ins w:id="123" w:author="Martin, Greta Katherine" w:date="2025-08-07T16:36:00Z" w16du:dateUtc="2025-08-07T20:36:00Z">
        <w:r w:rsidR="002E019E" w:rsidRPr="00741FA6">
          <w:rPr>
            <w:color w:val="000000" w:themeColor="text1"/>
          </w:rPr>
          <w:t xml:space="preserve"> a large-scale meta-analysis </w:t>
        </w:r>
        <w:r w:rsidR="002E019E">
          <w:rPr>
            <w:color w:val="000000" w:themeColor="text1"/>
          </w:rPr>
          <w:t xml:space="preserve">that includes populations from the Northern America, Eastern Asia, Southern and Western Europe, and Australia and New Zealand regions, with significant representation of temperate and continental climates and limited inclusion of select arid and tropical cities, </w:t>
        </w:r>
        <w:r w:rsidR="002E019E" w:rsidRPr="00741FA6">
          <w:rPr>
            <w:color w:val="000000" w:themeColor="text1"/>
          </w:rPr>
          <w:t>to be as generalizable as possible.</w:t>
        </w:r>
      </w:ins>
      <w:r w:rsidRPr="00741FA6">
        <w:rPr>
          <w:color w:val="000000" w:themeColor="text1"/>
        </w:rPr>
        <w:t xml:space="preserve"> </w:t>
      </w:r>
      <w:del w:id="124" w:author="Martin, Greta Katherine" w:date="2025-08-07T16:36:00Z" w16du:dateUtc="2025-08-07T20:36:00Z">
        <w:r w:rsidRPr="00741FA6" w:rsidDel="002E019E">
          <w:rPr>
            <w:color w:val="000000" w:themeColor="text1"/>
          </w:rPr>
          <w:delText>that is based</w:delText>
        </w:r>
      </w:del>
      <w:del w:id="125" w:author="Martin, Greta Katherine" w:date="2025-08-06T09:35:00Z" w16du:dateUtc="2025-08-06T13:35:00Z">
        <w:r w:rsidRPr="00741FA6" w:rsidDel="004D2877">
          <w:rPr>
            <w:color w:val="000000" w:themeColor="text1"/>
          </w:rPr>
          <w:delText xml:space="preserve"> on</w:delText>
        </w:r>
      </w:del>
      <w:del w:id="126" w:author="Martin, Greta Katherine" w:date="2025-08-07T16:36:00Z" w16du:dateUtc="2025-08-07T20:36:00Z">
        <w:r w:rsidRPr="00741FA6" w:rsidDel="002E019E">
          <w:rPr>
            <w:color w:val="000000" w:themeColor="text1"/>
          </w:rPr>
          <w:delText xml:space="preserve"> primarily </w:delText>
        </w:r>
      </w:del>
      <w:ins w:id="127" w:author="Martin, Greta Katherine" w:date="2025-08-07T16:37:00Z" w16du:dateUtc="2025-08-07T20:37:00Z">
        <w:r w:rsidR="002E019E">
          <w:rPr>
            <w:color w:val="000000" w:themeColor="text1"/>
          </w:rPr>
          <w:t xml:space="preserve">However, </w:t>
        </w:r>
      </w:ins>
      <w:ins w:id="128" w:author="Martin, Greta Katherine" w:date="2025-08-07T16:39:00Z" w16du:dateUtc="2025-08-07T20:39:00Z">
        <w:r w:rsidR="002E019E">
          <w:rPr>
            <w:color w:val="000000" w:themeColor="text1"/>
          </w:rPr>
          <w:t>most</w:t>
        </w:r>
      </w:ins>
      <w:ins w:id="129" w:author="Martin, Greta Katherine" w:date="2025-08-07T16:37:00Z" w16du:dateUtc="2025-08-07T20:37:00Z">
        <w:r w:rsidR="002E019E">
          <w:rPr>
            <w:color w:val="000000" w:themeColor="text1"/>
          </w:rPr>
          <w:t xml:space="preserve"> of the studies were</w:t>
        </w:r>
      </w:ins>
      <w:ins w:id="130" w:author="Martin, Greta Katherine" w:date="2025-08-06T09:35:00Z" w16du:dateUtc="2025-08-06T13:35:00Z">
        <w:r w:rsidR="004D2877">
          <w:rPr>
            <w:color w:val="000000" w:themeColor="text1"/>
          </w:rPr>
          <w:t xml:space="preserve"> </w:t>
        </w:r>
      </w:ins>
      <w:ins w:id="131" w:author="Martin, Greta Katherine" w:date="2025-08-07T16:37:00Z" w16du:dateUtc="2025-08-07T20:37:00Z">
        <w:r w:rsidR="002E019E">
          <w:rPr>
            <w:color w:val="000000" w:themeColor="text1"/>
          </w:rPr>
          <w:t xml:space="preserve">conducted in </w:t>
        </w:r>
      </w:ins>
      <w:r w:rsidRPr="00741FA6">
        <w:rPr>
          <w:color w:val="000000" w:themeColor="text1"/>
        </w:rPr>
        <w:t>Europe</w:t>
      </w:r>
      <w:del w:id="132" w:author="Martin, Greta Katherine" w:date="2025-08-07T16:37:00Z" w16du:dateUtc="2025-08-07T20:37:00Z">
        <w:r w:rsidRPr="00741FA6" w:rsidDel="002E019E">
          <w:rPr>
            <w:color w:val="000000" w:themeColor="text1"/>
          </w:rPr>
          <w:delText>an</w:delText>
        </w:r>
      </w:del>
      <w:r w:rsidRPr="00741FA6">
        <w:rPr>
          <w:color w:val="000000" w:themeColor="text1"/>
        </w:rPr>
        <w:t xml:space="preserve"> and North Americ</w:t>
      </w:r>
      <w:ins w:id="133" w:author="Martin, Greta Katherine" w:date="2025-08-07T16:37:00Z" w16du:dateUtc="2025-08-07T20:37:00Z">
        <w:r w:rsidR="002E019E">
          <w:rPr>
            <w:color w:val="000000" w:themeColor="text1"/>
          </w:rPr>
          <w:t>a</w:t>
        </w:r>
      </w:ins>
      <w:del w:id="134" w:author="Martin, Greta Katherine" w:date="2025-08-07T16:37:00Z" w16du:dateUtc="2025-08-07T20:37:00Z">
        <w:r w:rsidRPr="00741FA6" w:rsidDel="002E019E">
          <w:rPr>
            <w:color w:val="000000" w:themeColor="text1"/>
          </w:rPr>
          <w:delText>an</w:delText>
        </w:r>
      </w:del>
      <w:del w:id="135" w:author="Martin, Greta Katherine" w:date="2025-08-07T16:39:00Z" w16du:dateUtc="2025-08-07T20:39:00Z">
        <w:r w:rsidRPr="00741FA6" w:rsidDel="00FD3258">
          <w:rPr>
            <w:color w:val="000000" w:themeColor="text1"/>
          </w:rPr>
          <w:delText xml:space="preserve"> </w:delText>
        </w:r>
      </w:del>
      <w:del w:id="136" w:author="Martin, Greta Katherine" w:date="2025-08-06T09:35:00Z" w16du:dateUtc="2025-08-06T13:35:00Z">
        <w:r w:rsidRPr="00741FA6" w:rsidDel="004D2877">
          <w:rPr>
            <w:color w:val="000000" w:themeColor="text1"/>
          </w:rPr>
          <w:delText>populations</w:delText>
        </w:r>
      </w:del>
      <w:ins w:id="137" w:author="Martin, Greta Katherine" w:date="2025-08-06T09:36:00Z" w16du:dateUtc="2025-08-06T13:36:00Z">
        <w:r w:rsidR="004D2877">
          <w:rPr>
            <w:color w:val="000000" w:themeColor="text1"/>
          </w:rPr>
          <w:t xml:space="preserve"> in temperate and continental climate zones</w:t>
        </w:r>
      </w:ins>
      <w:ins w:id="138" w:author="Martin, Greta Katherine" w:date="2025-08-06T09:24:00Z" w16du:dateUtc="2025-08-06T13:24:00Z">
        <w:r w:rsidR="004D2877">
          <w:rPr>
            <w:color w:val="000000" w:themeColor="text1"/>
          </w:rPr>
          <w:t>,</w:t>
        </w:r>
      </w:ins>
      <w:ins w:id="139" w:author="Martin, Greta Katherine" w:date="2025-08-06T09:27:00Z" w16du:dateUtc="2025-08-06T13:27:00Z">
        <w:r w:rsidR="004D2877">
          <w:t xml:space="preserve"> where </w:t>
        </w:r>
      </w:ins>
      <w:ins w:id="140" w:author="Martin, Greta Katherine" w:date="2025-08-08T11:31:00Z" w16du:dateUtc="2025-08-08T15:31:00Z">
        <w:r w:rsidR="00EC09BC">
          <w:t>vegetation may differ from other climate zones</w:t>
        </w:r>
      </w:ins>
      <w:del w:id="141"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142" w:author="Martin, Greta Katherine" w:date="2025-08-05T17:47:00Z" w:name="move205308491"/>
      <w:moveTo w:id="143" w:author="Martin, Greta Katherine" w:date="2025-08-05T17:47:00Z" w16du:dateUtc="2025-08-05T21:47:00Z">
        <w:del w:id="144" w:author="Martin, Greta Katherine" w:date="2025-08-05T17:48:00Z" w16du:dateUtc="2025-08-05T21:48:00Z">
          <w:r w:rsidR="0035526C" w:rsidDel="0035526C">
            <w:delText>Additionally, g</w:delText>
          </w:r>
        </w:del>
        <w:del w:id="145" w:author="Martin, Greta Katherine" w:date="2025-08-08T11:31:00Z" w16du:dateUtc="2025-08-08T15:31:00Z">
          <w:r w:rsidR="0035526C" w:rsidDel="00EC09BC">
            <w:delText>reenspace is relatively high</w:delText>
          </w:r>
        </w:del>
        <w:del w:id="146" w:author="Martin, Greta Katherine" w:date="2025-08-06T09:30:00Z" w16du:dateUtc="2025-08-06T13:30:00Z">
          <w:r w:rsidR="0035526C" w:rsidDel="004D2877">
            <w:delText xml:space="preserve"> </w:delText>
          </w:r>
        </w:del>
        <w:del w:id="147" w:author="Martin, Greta Katherine" w:date="2025-08-06T09:27:00Z" w16du:dateUtc="2025-08-06T13:27:00Z">
          <w:r w:rsidR="0035526C" w:rsidDel="004D2877">
            <w:delText>in North American and European cities, meaning that</w:delText>
          </w:r>
        </w:del>
      </w:moveTo>
      <w:ins w:id="148" w:author="Martin, Greta Katherine" w:date="2025-08-06T09:35:00Z" w16du:dateUtc="2025-08-06T13:35:00Z">
        <w:r w:rsidR="004D2877">
          <w:t xml:space="preserve">. </w:t>
        </w:r>
      </w:ins>
      <w:ins w:id="149" w:author="Martin, Greta Katherine" w:date="2025-08-08T11:31:00Z" w16du:dateUtc="2025-08-08T15:31:00Z">
        <w:r w:rsidR="00EC09BC">
          <w:t>F</w:t>
        </w:r>
      </w:ins>
      <w:moveTo w:id="150" w:author="Martin, Greta Katherine" w:date="2025-08-05T17:47:00Z" w16du:dateUtc="2025-08-05T21:47:00Z">
        <w:del w:id="151" w:author="Martin, Greta Katherine" w:date="2025-08-08T11:31:00Z" w16du:dateUtc="2025-08-08T15:31:00Z">
          <w:r w:rsidR="0035526C" w:rsidDel="00EC09BC">
            <w:delText xml:space="preserve"> f</w:delText>
          </w:r>
        </w:del>
        <w:r w:rsidR="0035526C">
          <w:t xml:space="preserve">ewer data points contribute to the exposure-response curve at </w:t>
        </w:r>
      </w:moveTo>
      <w:ins w:id="152" w:author="Martin, Greta Katherine" w:date="2025-08-06T09:36:00Z" w16du:dateUtc="2025-08-06T13:36:00Z">
        <w:r w:rsidR="004D2877">
          <w:t xml:space="preserve">very high or </w:t>
        </w:r>
      </w:ins>
      <w:moveTo w:id="153" w:author="Martin, Greta Katherine" w:date="2025-08-05T17:47:00Z" w16du:dateUtc="2025-08-05T21:47:00Z">
        <w:r w:rsidR="0035526C">
          <w:t>low</w:t>
        </w:r>
        <w:del w:id="154" w:author="Martin, Greta Katherine" w:date="2025-08-06T09:36:00Z" w16du:dateUtc="2025-08-06T13:36:00Z">
          <w:r w:rsidR="0035526C" w:rsidDel="004D2877">
            <w:delText>er</w:delText>
          </w:r>
        </w:del>
        <w:r w:rsidR="0035526C">
          <w:t xml:space="preserve"> NDVI levels</w:t>
        </w:r>
      </w:moveTo>
      <w:ins w:id="155" w:author="Martin, Greta Katherine" w:date="2025-08-08T11:31:00Z" w16du:dateUtc="2025-08-08T15:31:00Z">
        <w:r w:rsidR="00EC09BC">
          <w:t xml:space="preserve">, such as may be found in </w:t>
        </w:r>
      </w:ins>
      <w:ins w:id="156" w:author="Martin, Greta Katherine" w:date="2025-08-08T11:32:00Z" w16du:dateUtc="2025-08-08T15:32:00Z">
        <w:r w:rsidR="00EC09BC">
          <w:t>tropical or arid climates</w:t>
        </w:r>
      </w:ins>
      <w:moveTo w:id="157" w:author="Martin, Greta Katherine" w:date="2025-08-05T17:47:00Z" w16du:dateUtc="2025-08-05T21:47:00Z">
        <w:r w:rsidR="0035526C">
          <w:t>.</w:t>
        </w:r>
      </w:moveTo>
      <w:ins w:id="158" w:author="Martin, Greta Katherine" w:date="2025-08-07T16:28:00Z" w16du:dateUtc="2025-08-07T20:28:00Z">
        <w:r w:rsidR="009144DC">
          <w:t xml:space="preserve"> </w:t>
        </w:r>
      </w:ins>
      <w:moveTo w:id="159" w:author="Martin, Greta Katherine" w:date="2025-08-05T17:47:00Z" w16du:dateUtc="2025-08-05T21:47:00Z">
        <w:del w:id="160" w:author="Martin, Greta Katherine" w:date="2025-08-07T16:29:00Z" w16du:dateUtc="2025-08-07T20:29:00Z">
          <w:r w:rsidR="0035526C" w:rsidDel="009144DC">
            <w:delText xml:space="preserve"> </w:delText>
          </w:r>
        </w:del>
      </w:moveTo>
      <w:moveToRangeEnd w:id="142"/>
      <w:r w:rsidRPr="00741FA6">
        <w:rPr>
          <w:color w:val="000000" w:themeColor="text1"/>
        </w:rPr>
        <w:t xml:space="preserve">The relationship between NDVI and all-cause mortality may be related to </w:t>
      </w:r>
      <w:del w:id="161" w:author="Martin, Greta Katherine" w:date="2025-08-05T17:49:00Z" w16du:dateUtc="2025-08-05T21:49:00Z">
        <w:r w:rsidRPr="00741FA6" w:rsidDel="0035526C">
          <w:rPr>
            <w:color w:val="000000" w:themeColor="text1"/>
          </w:rPr>
          <w:delText xml:space="preserve">many </w:delText>
        </w:r>
      </w:del>
      <w:ins w:id="162"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63"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64" w:author="Martin, Greta Katherine" w:date="2025-08-06T09:35:00Z" w16du:dateUtc="2025-08-06T13:35:00Z">
        <w:r w:rsidR="004D2877">
          <w:rPr>
            <w:color w:val="000000" w:themeColor="text1"/>
          </w:rPr>
          <w:t xml:space="preserve"> and climate</w:t>
        </w:r>
      </w:ins>
      <w:r w:rsidRPr="00741FA6">
        <w:rPr>
          <w:color w:val="000000" w:themeColor="text1"/>
        </w:rPr>
        <w:t xml:space="preserve">. </w:t>
      </w:r>
      <w:ins w:id="165" w:author="Martin, Greta Katherine" w:date="2025-08-07T16:29:00Z" w16du:dateUtc="2025-08-07T20:29:00Z">
        <w:r w:rsidR="009144DC">
          <w:t>While some of the causal pathways that link NDVI to health, such as reduced stress from viewing greenspaces,</w:t>
        </w:r>
      </w:ins>
      <w:ins w:id="166" w:author="Martin, Greta Katherine" w:date="2025-08-07T16:30:00Z" w16du:dateUtc="2025-08-07T20:30:00Z">
        <w:r w:rsidR="009144DC">
          <w:t xml:space="preserve"> are universal, others likely differ across climates. For example, increasing NDVI in arid climates may consist of adding vegetation which can survive in dry climates, which may provide less shade </w:t>
        </w:r>
      </w:ins>
      <w:ins w:id="167" w:author="Martin, Greta Katherine" w:date="2025-08-07T16:31:00Z" w16du:dateUtc="2025-08-07T20:31:00Z">
        <w:r w:rsidR="009144DC">
          <w:t xml:space="preserve">and relief from the heat </w:t>
        </w:r>
      </w:ins>
      <w:ins w:id="168" w:author="Martin, Greta Katherine" w:date="2025-08-07T16:30:00Z" w16du:dateUtc="2025-08-07T20:30:00Z">
        <w:r w:rsidR="009144DC">
          <w:t>than leafier plants requiring more water. Adding greenspace in arid climates could still provide health benefits through other pathways, such as providing natural beauty and places to exercise and gather.</w:t>
        </w:r>
      </w:ins>
      <w:ins w:id="169" w:author="Martin, Greta Katherine" w:date="2025-08-07T16:31:00Z" w16du:dateUtc="2025-08-07T20:31:00Z">
        <w:r w:rsidR="009144DC">
          <w:t xml:space="preserve"> </w:t>
        </w:r>
      </w:ins>
      <w:ins w:id="170" w:author="Martin, Greta Katherine" w:date="2025-08-07T16:34:00Z" w16du:dateUtc="2025-08-07T20:34:00Z">
        <w:r w:rsidR="00D03DC0">
          <w:t xml:space="preserve">Additionally, </w:t>
        </w:r>
      </w:ins>
      <w:ins w:id="171" w:author="Martin, Greta Katherine" w:date="2025-08-08T11:32:00Z" w16du:dateUtc="2025-08-08T15:32:00Z">
        <w:r w:rsidR="00EC09BC">
          <w:t>s</w:t>
        </w:r>
        <w:r w:rsidR="00EC09BC">
          <w:t>pending more time outdoors may increase people’s exposure to air pollution and accidents in developing cities with greater traffic and less regulations.</w:t>
        </w:r>
      </w:ins>
      <w:ins w:id="172" w:author="Martin, Greta Katherine" w:date="2025-08-08T11:33:00Z" w16du:dateUtc="2025-08-08T15:33:00Z">
        <w:r w:rsidR="00EC09BC">
          <w:t xml:space="preserve"> W</w:t>
        </w:r>
      </w:ins>
      <w:ins w:id="173" w:author="Martin, Greta Katherine" w:date="2025-08-07T16:34:00Z" w16du:dateUtc="2025-08-07T20:34:00Z">
        <w:r w:rsidR="00D03DC0">
          <w:t xml:space="preserve">e extrapolated the results of the </w:t>
        </w:r>
      </w:ins>
      <w:ins w:id="174" w:author="Martin, Greta Katherine" w:date="2025-08-07T16:32:00Z" w16du:dateUtc="2025-08-07T20:32:00Z">
        <w:r w:rsidR="009144DC">
          <w:t>meta-analysis</w:t>
        </w:r>
      </w:ins>
      <w:ins w:id="175" w:author="Martin, Greta Katherine" w:date="2025-08-07T16:34:00Z" w16du:dateUtc="2025-08-07T20:34:00Z">
        <w:r w:rsidR="00D03DC0">
          <w:t>, which largely consists of studies</w:t>
        </w:r>
      </w:ins>
      <w:ins w:id="176" w:author="Martin, Greta Katherine" w:date="2025-08-07T16:32:00Z" w16du:dateUtc="2025-08-07T20:32:00Z">
        <w:r w:rsidR="009144DC">
          <w:t xml:space="preserve"> </w:t>
        </w:r>
      </w:ins>
      <w:ins w:id="177" w:author="Martin, Greta Katherine" w:date="2025-08-07T16:35:00Z" w16du:dateUtc="2025-08-07T20:35:00Z">
        <w:r w:rsidR="00D03DC0">
          <w:t>from developed countries</w:t>
        </w:r>
      </w:ins>
      <w:ins w:id="178" w:author="Martin, Greta Katherine" w:date="2025-08-07T16:34:00Z" w16du:dateUtc="2025-08-07T20:34:00Z">
        <w:r w:rsidR="00D03DC0">
          <w:t xml:space="preserve"> </w:t>
        </w:r>
      </w:ins>
      <w:ins w:id="179" w:author="Martin, Greta Katherine" w:date="2025-08-08T11:33:00Z" w16du:dateUtc="2025-08-08T15:33:00Z">
        <w:r w:rsidR="00EC09BC">
          <w:t xml:space="preserve">in temperate and continental climates </w:t>
        </w:r>
      </w:ins>
      <w:ins w:id="180" w:author="Martin, Greta Katherine" w:date="2025-08-07T16:35:00Z" w16du:dateUtc="2025-08-07T20:35:00Z">
        <w:r w:rsidR="00D03DC0">
          <w:t>to a global set of cities</w:t>
        </w:r>
      </w:ins>
      <w:ins w:id="181" w:author="Martin, Greta Katherine" w:date="2025-08-07T16:32:00Z" w16du:dateUtc="2025-08-07T20:32:00Z">
        <w:r w:rsidR="009144DC">
          <w:t xml:space="preserve">. </w:t>
        </w:r>
      </w:ins>
      <w:del w:id="182" w:author="Martin, Greta Katherine" w:date="2025-08-07T16:35:00Z" w16du:dateUtc="2025-08-07T20:35:00Z">
        <w:r w:rsidR="00F80B47" w:rsidRPr="00741FA6" w:rsidDel="002E019E">
          <w:rPr>
            <w:color w:val="000000" w:themeColor="text1"/>
          </w:rPr>
          <w:delText>To address this, w</w:delText>
        </w:r>
      </w:del>
      <w:del w:id="183" w:author="Martin, Greta Katherine" w:date="2025-08-07T16:36:00Z" w16du:dateUtc="2025-08-07T20:36:00Z">
        <w:r w:rsidR="00F80B47" w:rsidRPr="00741FA6" w:rsidDel="002E019E">
          <w:rPr>
            <w:color w:val="000000" w:themeColor="text1"/>
          </w:rPr>
          <w:delText>e chose a large-scale meta-analysis to be as generalizable as possible.</w:delText>
        </w:r>
      </w:del>
      <w:ins w:id="184" w:author="Martin, Greta Katherine" w:date="2025-08-08T11:33:00Z" w16du:dateUtc="2025-08-08T15:33:00Z">
        <w:r w:rsidR="00EC09BC">
          <w:t>Thus, t</w:t>
        </w:r>
      </w:ins>
      <w:ins w:id="185" w:author="Martin, Greta Katherine" w:date="2025-08-06T09:37:00Z" w16du:dateUtc="2025-08-06T13:37:00Z">
        <w:r w:rsidR="004D2877">
          <w:t xml:space="preserve">he uncertainty of our estimates is </w:t>
        </w:r>
      </w:ins>
      <w:ins w:id="186" w:author="Martin, Greta Katherine" w:date="2025-08-06T09:41:00Z" w16du:dateUtc="2025-08-06T13:41:00Z">
        <w:r w:rsidR="004D2877">
          <w:t>larger</w:t>
        </w:r>
      </w:ins>
      <w:ins w:id="187" w:author="Martin, Greta Katherine" w:date="2025-08-06T09:37:00Z" w16du:dateUtc="2025-08-06T13:37:00Z">
        <w:r w:rsidR="004D2877">
          <w:t xml:space="preserve"> for cities in regions and climate zones not </w:t>
        </w:r>
      </w:ins>
      <w:ins w:id="188" w:author="Martin, Greta Katherine" w:date="2025-08-06T09:41:00Z" w16du:dateUtc="2025-08-06T13:41:00Z">
        <w:r w:rsidR="004D2877">
          <w:t>well-</w:t>
        </w:r>
      </w:ins>
      <w:ins w:id="189" w:author="Martin, Greta Katherine" w:date="2025-08-06T09:37:00Z" w16du:dateUtc="2025-08-06T13:37:00Z">
        <w:r w:rsidR="004D2877">
          <w:t xml:space="preserve">represented by the meta-analysis. </w:t>
        </w:r>
      </w:ins>
      <w:ins w:id="190" w:author="Martin, Greta Katherine" w:date="2025-08-08T11:34:00Z" w16du:dateUtc="2025-08-08T15:34:00Z">
        <w:r w:rsidR="00EC09BC">
          <w:t xml:space="preserve">These unmeasured sources of uncertainty are not captured by our error estimates. </w:t>
        </w:r>
      </w:ins>
      <w:del w:id="191"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92"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93" w:author="Martin, Greta Katherine" w:date="2025-08-05T14:45:00Z" w16du:dateUtc="2025-08-05T18:45:00Z">
        <w:r w:rsidR="00845FF9">
          <w:rPr>
            <w:color w:val="000000" w:themeColor="text1"/>
          </w:rPr>
          <w:t xml:space="preserve">. </w:t>
        </w:r>
      </w:ins>
      <w:del w:id="194" w:author="Martin, Greta Katherine" w:date="2025-08-06T09:46:00Z" w16du:dateUtc="2025-08-06T13:46:00Z">
        <w:r w:rsidR="004675D0" w:rsidRPr="004675D0" w:rsidDel="004675D0">
          <w:rPr>
            <w:color w:val="000000"/>
            <w:vertAlign w:val="superscript"/>
            <w:rPrChange w:id="195" w:author="Martin, Greta Katherine" w:date="2025-08-06T09:48:00Z" w16du:dateUtc="2025-08-06T13:48:00Z">
              <w:rPr>
                <w:color w:val="000000"/>
              </w:rPr>
            </w:rPrChange>
          </w:rPr>
          <w:fldChar w:fldCharType="begin"/>
        </w:r>
        <w:r w:rsidR="004675D0" w:rsidRPr="004675D0" w:rsidDel="004675D0">
          <w:rPr>
            <w:color w:val="000000"/>
            <w:vertAlign w:val="superscript"/>
            <w:rPrChange w:id="196"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97"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98"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99" w:author="Martin, Greta Katherine" w:date="2025-08-06T09:48:00Z" w16du:dateUtc="2025-08-06T13:48:00Z">
              <w:rPr>
                <w:color w:val="000000"/>
              </w:rPr>
            </w:rPrChange>
          </w:rPr>
          <w:fldChar w:fldCharType="end"/>
        </w:r>
      </w:del>
      <w:del w:id="200" w:author="Martin, Greta Katherine" w:date="2025-08-06T09:45:00Z" w16du:dateUtc="2025-08-06T13:45:00Z">
        <w:r w:rsidR="004675D0" w:rsidRPr="004675D0" w:rsidDel="004675D0">
          <w:rPr>
            <w:color w:val="000000"/>
            <w:vertAlign w:val="superscript"/>
            <w:rPrChange w:id="201" w:author="Martin, Greta Katherine" w:date="2025-08-06T09:48:00Z" w16du:dateUtc="2025-08-06T13:48:00Z">
              <w:rPr>
                <w:color w:val="000000"/>
              </w:rPr>
            </w:rPrChange>
          </w:rPr>
          <w:fldChar w:fldCharType="begin"/>
        </w:r>
        <w:r w:rsidR="004675D0" w:rsidRPr="004675D0" w:rsidDel="004675D0">
          <w:rPr>
            <w:color w:val="000000"/>
            <w:vertAlign w:val="superscript"/>
            <w:rPrChange w:id="202"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203"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204" w:author="Martin, Greta Katherine" w:date="2025-08-06T09:48:00Z" w16du:dateUtc="2025-08-06T13:48:00Z">
              <w:rPr>
                <w:noProof/>
                <w:color w:val="000000"/>
              </w:rPr>
            </w:rPrChange>
          </w:rPr>
          <w:delText>{Citation}</w:delText>
        </w:r>
        <w:r w:rsidR="004675D0" w:rsidRPr="004675D0" w:rsidDel="004675D0">
          <w:rPr>
            <w:color w:val="000000"/>
            <w:vertAlign w:val="superscript"/>
            <w:rPrChange w:id="205" w:author="Martin, Greta Katherine" w:date="2025-08-06T09:48:00Z" w16du:dateUtc="2025-08-06T13:48:00Z">
              <w:rPr>
                <w:color w:val="000000"/>
              </w:rPr>
            </w:rPrChange>
          </w:rPr>
          <w:fldChar w:fldCharType="end"/>
        </w:r>
      </w:del>
      <w:del w:id="206" w:author="Martin, Greta Katherine" w:date="2025-08-07T16:25:00Z" w16du:dateUtc="2025-08-07T20:25:00Z">
        <w:r w:rsidR="00F80B47" w:rsidRPr="00741FA6" w:rsidDel="009144DC">
          <w:rPr>
            <w:color w:val="000000" w:themeColor="text1"/>
          </w:rPr>
          <w:delText xml:space="preserve"> </w:delText>
        </w:r>
      </w:del>
      <w:del w:id="207" w:author="Martin, Greta Katherine" w:date="2025-08-05T14:45:00Z" w16du:dateUtc="2025-08-05T18:45:00Z">
        <w:r w:rsidR="00F80B47" w:rsidRPr="00741FA6" w:rsidDel="00845FF9">
          <w:rPr>
            <w:color w:val="000000" w:themeColor="text1"/>
          </w:rPr>
          <w:delText>such as</w:delText>
        </w:r>
      </w:del>
      <w:del w:id="208" w:author="Martin, Greta Katherine" w:date="2025-08-07T16:25:00Z" w16du:dateUtc="2025-08-07T20:25:00Z">
        <w:r w:rsidR="00F80B47" w:rsidRPr="00741FA6" w:rsidDel="009144DC">
          <w:rPr>
            <w:color w:val="000000" w:themeColor="text1"/>
          </w:rPr>
          <w:delText xml:space="preserve"> </w:delText>
        </w:r>
      </w:del>
      <w:ins w:id="209" w:author="Martin, Greta Katherine" w:date="2025-08-05T14:46:00Z" w16du:dateUtc="2025-08-05T18:46:00Z">
        <w:r w:rsidR="00845FF9">
          <w:rPr>
            <w:color w:val="000000" w:themeColor="text1"/>
          </w:rPr>
          <w:t xml:space="preserve">City </w:t>
        </w:r>
      </w:ins>
      <w:del w:id="210"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211" w:author="Martin, Greta Katherine" w:date="2025-08-05T14:46:00Z" w16du:dateUtc="2025-08-05T18:46:00Z">
        <w:r w:rsidRPr="00741FA6" w:rsidDel="00845FF9">
          <w:rPr>
            <w:color w:val="000000" w:themeColor="text1"/>
          </w:rPr>
          <w:delText xml:space="preserve">at </w:delText>
        </w:r>
      </w:del>
      <w:ins w:id="212"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213" w:author="Martin, Greta Katherine" w:date="2025-08-05T14:47:00Z" w16du:dateUtc="2025-08-05T18:47:00Z">
        <w:r w:rsidRPr="00741FA6" w:rsidDel="00845FF9">
          <w:rPr>
            <w:color w:val="000000" w:themeColor="text1"/>
          </w:rPr>
          <w:delText xml:space="preserve">other </w:delText>
        </w:r>
      </w:del>
      <w:ins w:id="214"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215" w:author="Martin, Greta Katherine" w:date="2025-08-05T14:46:00Z" w16du:dateUtc="2025-08-05T18:46:00Z">
        <w:r w:rsidR="00845FF9">
          <w:rPr>
            <w:color w:val="000000" w:themeColor="text1"/>
          </w:rPr>
          <w:t xml:space="preserve"> may </w:t>
        </w:r>
      </w:ins>
      <w:ins w:id="216" w:author="Martin, Greta Katherine" w:date="2025-08-05T14:47:00Z" w16du:dateUtc="2025-08-05T18:47:00Z">
        <w:r w:rsidR="00845FF9">
          <w:rPr>
            <w:color w:val="000000" w:themeColor="text1"/>
          </w:rPr>
          <w:t>impact the strength of the greenspace-health relationship across different cities</w:t>
        </w:r>
      </w:ins>
      <w:ins w:id="217" w:author="Martin, Greta Katherine" w:date="2025-08-05T14:48:00Z" w16du:dateUtc="2025-08-05T18:48:00Z">
        <w:r w:rsidR="00845FF9">
          <w:rPr>
            <w:color w:val="000000" w:themeColor="text1"/>
          </w:rPr>
          <w:t xml:space="preserve"> in addition to </w:t>
        </w:r>
      </w:ins>
      <w:del w:id="218" w:author="Martin, Greta Katherine" w:date="2025-08-05T14:48:00Z" w16du:dateUtc="2025-08-05T18:48:00Z">
        <w:r w:rsidRPr="00741FA6" w:rsidDel="00845FF9">
          <w:rPr>
            <w:color w:val="000000" w:themeColor="text1"/>
          </w:rPr>
          <w:delText>.</w:delText>
        </w:r>
      </w:del>
      <w:ins w:id="219" w:author="Martin, Greta Katherine" w:date="2025-08-05T14:48:00Z" w16du:dateUtc="2025-08-05T18:48:00Z">
        <w:r w:rsidR="00845FF9">
          <w:rPr>
            <w:color w:val="000000" w:themeColor="text1"/>
          </w:rPr>
          <w:t>i</w:t>
        </w:r>
      </w:ins>
      <w:del w:id="220"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221"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222" w:author="Martin, Greta Katherine" w:date="2025-08-05T17:45:00Z" w16du:dateUtc="2025-08-05T21:45:00Z">
        <w:r w:rsidR="0035526C">
          <w:t xml:space="preserve"> </w:t>
        </w:r>
      </w:ins>
      <w:del w:id="223" w:author="Martin, Greta Katherine" w:date="2025-08-06T09:37:00Z" w16du:dateUtc="2025-08-06T13:37:00Z">
        <w:r w:rsidR="00B050E8" w:rsidDel="004D2877">
          <w:delText xml:space="preserve"> </w:delText>
        </w:r>
      </w:del>
    </w:p>
    <w:p w14:paraId="04CDA42C" w14:textId="77777777" w:rsidR="00951FAF" w:rsidRDefault="00951FAF" w:rsidP="00551D54">
      <w:pPr>
        <w:rPr>
          <w:ins w:id="224" w:author="Martin, Greta Katherine" w:date="2025-08-05T14:34:00Z" w16du:dateUtc="2025-08-05T18:34:00Z"/>
        </w:rPr>
      </w:pPr>
    </w:p>
    <w:p w14:paraId="28D46362" w14:textId="2870F0E5" w:rsidR="00B050E8" w:rsidRDefault="00190084" w:rsidP="00551D54">
      <w:moveFromRangeStart w:id="225" w:author="Martin, Greta Katherine" w:date="2025-08-05T17:47:00Z" w:name="move205308491"/>
      <w:moveFrom w:id="226"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225"/>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 xml:space="preserve">If the changes in NDVI across the two time periods do not reflect true </w:t>
      </w:r>
      <w:r w:rsidR="00116098">
        <w:lastRenderedPageBreak/>
        <w:t>trends but rather temporary increases or decreases, our results will not be applicable to future heath projections.</w:t>
      </w:r>
      <w:ins w:id="227" w:author="Martin, Greta Katherine" w:date="2025-08-05T14:35:00Z" w16du:dateUtc="2025-08-05T18:35:00Z">
        <w:r w:rsidR="00951FAF">
          <w:t xml:space="preserve"> </w:t>
        </w:r>
      </w:ins>
      <w:ins w:id="228" w:author="Martin, Greta Katherine" w:date="2025-08-05T14:38:00Z" w16du:dateUtc="2025-08-05T18:38:00Z">
        <w:r w:rsidR="00951FAF">
          <w:t>Moreover, t</w:t>
        </w:r>
      </w:ins>
      <w:ins w:id="229" w:author="Martin, Greta Katherine" w:date="2025-08-05T14:36:00Z" w16du:dateUtc="2025-08-05T18:36:00Z">
        <w:r w:rsidR="00951FAF">
          <w:t xml:space="preserve">he studies included in the meta-analysis compare NDVI across </w:t>
        </w:r>
      </w:ins>
      <w:ins w:id="230" w:author="Martin, Greta Katherine" w:date="2025-08-05T14:37:00Z" w16du:dateUtc="2025-08-05T18:37:00Z">
        <w:r w:rsidR="00951FAF">
          <w:t xml:space="preserve">locations. Our study assumes that the mortality relationships found </w:t>
        </w:r>
      </w:ins>
      <w:ins w:id="231" w:author="Martin, Greta Katherine" w:date="2025-08-05T14:38:00Z" w16du:dateUtc="2025-08-05T18:38:00Z">
        <w:r w:rsidR="00C428C8">
          <w:t xml:space="preserve">when </w:t>
        </w:r>
      </w:ins>
      <w:ins w:id="232" w:author="Martin, Greta Katherine" w:date="2025-08-05T14:37:00Z" w16du:dateUtc="2025-08-05T18:37:00Z">
        <w:r w:rsidR="00951FAF">
          <w:t xml:space="preserve">comparing spatial differences in NDVI </w:t>
        </w:r>
      </w:ins>
      <w:ins w:id="233" w:author="Martin, Greta Katherine" w:date="2025-08-05T14:39:00Z" w16du:dateUtc="2025-08-05T18:39:00Z">
        <w:r w:rsidR="000B7149">
          <w:t>can be applied</w:t>
        </w:r>
        <w:r w:rsidR="00322DD1">
          <w:t xml:space="preserve"> </w:t>
        </w:r>
        <w:r w:rsidR="000B7149">
          <w:t>to</w:t>
        </w:r>
      </w:ins>
      <w:ins w:id="234" w:author="Martin, Greta Katherine" w:date="2025-08-05T14:37:00Z" w16du:dateUtc="2025-08-05T18:37:00Z">
        <w:r w:rsidR="00951FAF">
          <w:t xml:space="preserve"> tempor</w:t>
        </w:r>
      </w:ins>
      <w:ins w:id="235" w:author="Martin, Greta Katherine" w:date="2025-08-05T14:38:00Z" w16du:dateUtc="2025-08-05T18:38:00Z">
        <w:r w:rsidR="00951FAF">
          <w:t xml:space="preserve">al </w:t>
        </w:r>
      </w:ins>
      <w:ins w:id="236" w:author="Martin, Greta Katherine" w:date="2025-08-05T14:39:00Z" w16du:dateUtc="2025-08-05T18:39:00Z">
        <w:r w:rsidR="00322DD1">
          <w:t>differences</w:t>
        </w:r>
      </w:ins>
      <w:ins w:id="237"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1C32F79C"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w:t>
      </w:r>
      <w:ins w:id="238" w:author="Martin, Greta Katherine" w:date="2025-08-07T12:54:00Z" w16du:dateUtc="2025-08-07T16:54:00Z">
        <w:r w:rsidR="00E13389">
          <w:t>8</w:t>
        </w:r>
      </w:ins>
      <w:del w:id="239" w:author="Martin, Greta Katherine" w:date="2025-08-07T12:54:00Z" w16du:dateUtc="2025-08-07T16:54:00Z">
        <w:r w:rsidR="00AC04E2" w:rsidDel="00E13389">
          <w:delText>7</w:delText>
        </w:r>
      </w:del>
      <w:r w:rsidR="00DC38FF">
        <w:t>, S</w:t>
      </w:r>
      <w:ins w:id="240" w:author="Martin, Greta Katherine" w:date="2025-08-07T12:54:00Z" w16du:dateUtc="2025-08-07T16:54:00Z">
        <w:r w:rsidR="00E13389">
          <w:t>9</w:t>
        </w:r>
      </w:ins>
      <w:del w:id="241" w:author="Martin, Greta Katherine" w:date="2025-08-07T12:54:00Z" w16du:dateUtc="2025-08-07T16:54:00Z">
        <w:r w:rsidR="00DC38FF" w:rsidDel="00E13389">
          <w:delText>8</w:delText>
        </w:r>
      </w:del>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Del="00EC09BC" w:rsidRDefault="00843353" w:rsidP="00FA2EC9">
      <w:pPr>
        <w:rPr>
          <w:del w:id="242" w:author="Martin, Greta Katherine" w:date="2025-08-08T11:35:00Z" w16du:dateUtc="2025-08-08T15:35:00Z"/>
          <w:b/>
          <w:bCs/>
        </w:rPr>
      </w:pPr>
    </w:p>
    <w:p w14:paraId="2780F2F6" w14:textId="77777777" w:rsidR="00F9185B" w:rsidDel="00EC09BC" w:rsidRDefault="00F9185B" w:rsidP="00FA2EC9">
      <w:pPr>
        <w:rPr>
          <w:del w:id="243" w:author="Martin, Greta Katherine" w:date="2025-08-08T11:35:00Z" w16du:dateUtc="2025-08-08T15:35:00Z"/>
          <w:b/>
          <w:bCs/>
        </w:rPr>
      </w:pPr>
    </w:p>
    <w:p w14:paraId="21224C58" w14:textId="77777777" w:rsidR="00F9185B" w:rsidDel="00FD3258" w:rsidRDefault="00F9185B" w:rsidP="00FA2EC9">
      <w:pPr>
        <w:rPr>
          <w:del w:id="244" w:author="Martin, Greta Katherine" w:date="2025-08-07T16:40:00Z" w16du:dateUtc="2025-08-07T20:40:00Z"/>
          <w:b/>
          <w:bCs/>
        </w:rPr>
      </w:pPr>
    </w:p>
    <w:p w14:paraId="56FBB62B" w14:textId="7D872444" w:rsidR="00F9185B" w:rsidDel="00FD3258" w:rsidRDefault="00F9185B" w:rsidP="00FA2EC9">
      <w:pPr>
        <w:rPr>
          <w:del w:id="245" w:author="Martin, Greta Katherine" w:date="2025-08-07T16:40:00Z" w16du:dateUtc="2025-08-07T20:40:00Z"/>
          <w:b/>
          <w:bCs/>
        </w:rPr>
      </w:pPr>
    </w:p>
    <w:p w14:paraId="3493518B" w14:textId="448752EB" w:rsidR="00F9185B" w:rsidDel="00FD3258" w:rsidRDefault="00F9185B" w:rsidP="00FA2EC9">
      <w:pPr>
        <w:rPr>
          <w:del w:id="246" w:author="Martin, Greta Katherine" w:date="2025-08-07T16:40:00Z" w16du:dateUtc="2025-08-07T20:40:00Z"/>
          <w:b/>
          <w:bCs/>
        </w:rPr>
      </w:pPr>
    </w:p>
    <w:p w14:paraId="7674D68C" w14:textId="1684D1C6" w:rsidR="00D33D88" w:rsidDel="00FD3258" w:rsidRDefault="00D33D88" w:rsidP="00FA2EC9">
      <w:pPr>
        <w:rPr>
          <w:del w:id="247" w:author="Martin, Greta Katherine" w:date="2025-08-07T16:40:00Z" w16du:dateUtc="2025-08-07T20:40:00Z"/>
          <w:b/>
          <w:bCs/>
        </w:rPr>
      </w:pPr>
    </w:p>
    <w:p w14:paraId="609FBD17" w14:textId="00704897" w:rsidR="00D33D88" w:rsidDel="00FD3258" w:rsidRDefault="00D33D88" w:rsidP="00FA2EC9">
      <w:pPr>
        <w:rPr>
          <w:del w:id="248" w:author="Martin, Greta Katherine" w:date="2025-08-07T16:40:00Z" w16du:dateUtc="2025-08-07T20:40:00Z"/>
          <w:b/>
          <w:bCs/>
        </w:rPr>
      </w:pPr>
    </w:p>
    <w:p w14:paraId="15B46A6E" w14:textId="6E9D6A0C" w:rsidR="00D33D88" w:rsidDel="00FD3258" w:rsidRDefault="00D33D88" w:rsidP="00FA2EC9">
      <w:pPr>
        <w:rPr>
          <w:del w:id="249" w:author="Martin, Greta Katherine" w:date="2025-08-07T16:40:00Z" w16du:dateUtc="2025-08-07T20:40:00Z"/>
          <w:b/>
          <w:bCs/>
        </w:rPr>
      </w:pPr>
    </w:p>
    <w:p w14:paraId="202D25C9" w14:textId="27FA3A1C" w:rsidR="00D33D88" w:rsidDel="00FD3258" w:rsidRDefault="00D33D88" w:rsidP="00FA2EC9">
      <w:pPr>
        <w:rPr>
          <w:del w:id="250" w:author="Martin, Greta Katherine" w:date="2025-08-07T16:40:00Z" w16du:dateUtc="2025-08-07T20:40:00Z"/>
          <w:b/>
          <w:bCs/>
        </w:rPr>
      </w:pPr>
    </w:p>
    <w:p w14:paraId="319241FC" w14:textId="45940AD4" w:rsidR="00D33D88" w:rsidDel="00FD3258" w:rsidRDefault="00D33D88" w:rsidP="00FA2EC9">
      <w:pPr>
        <w:rPr>
          <w:del w:id="251" w:author="Martin, Greta Katherine" w:date="2025-08-07T16:40:00Z" w16du:dateUtc="2025-08-07T20:40:00Z"/>
          <w:b/>
          <w:bCs/>
        </w:rPr>
      </w:pPr>
    </w:p>
    <w:p w14:paraId="53786062" w14:textId="5B704BDE" w:rsidR="00D33D88" w:rsidDel="00FD3258" w:rsidRDefault="00D33D88" w:rsidP="00FA2EC9">
      <w:pPr>
        <w:rPr>
          <w:del w:id="252" w:author="Martin, Greta Katherine" w:date="2025-08-07T16:40:00Z" w16du:dateUtc="2025-08-07T20:40:00Z"/>
          <w:b/>
          <w:bCs/>
        </w:rPr>
      </w:pPr>
    </w:p>
    <w:p w14:paraId="21C28E38" w14:textId="7E1B7037" w:rsidR="00D33D88" w:rsidDel="00FD3258" w:rsidRDefault="00D33D88" w:rsidP="00FA2EC9">
      <w:pPr>
        <w:rPr>
          <w:del w:id="253" w:author="Martin, Greta Katherine" w:date="2025-08-07T16:40:00Z" w16du:dateUtc="2025-08-07T20:40:00Z"/>
          <w:b/>
          <w:bCs/>
        </w:rPr>
      </w:pPr>
    </w:p>
    <w:p w14:paraId="15D63AF3" w14:textId="7DACF5BF" w:rsidR="00D33D88" w:rsidDel="00FD3258" w:rsidRDefault="00D33D88" w:rsidP="00FA2EC9">
      <w:pPr>
        <w:rPr>
          <w:del w:id="254" w:author="Martin, Greta Katherine" w:date="2025-08-07T16:40:00Z" w16du:dateUtc="2025-08-07T20:40:00Z"/>
          <w:b/>
          <w:bCs/>
        </w:rPr>
      </w:pPr>
    </w:p>
    <w:p w14:paraId="24526340" w14:textId="6F5CA5AE" w:rsidR="00D33D88" w:rsidDel="00FD3258" w:rsidRDefault="00D33D88" w:rsidP="00FA2EC9">
      <w:pPr>
        <w:rPr>
          <w:del w:id="255" w:author="Martin, Greta Katherine" w:date="2025-08-07T16:40:00Z" w16du:dateUtc="2025-08-07T20:40:00Z"/>
          <w:b/>
          <w:bCs/>
        </w:rPr>
      </w:pPr>
    </w:p>
    <w:p w14:paraId="031C8A14" w14:textId="504D09CF" w:rsidR="00D33D88" w:rsidDel="00FD3258" w:rsidRDefault="00D33D88" w:rsidP="00FA2EC9">
      <w:pPr>
        <w:rPr>
          <w:del w:id="256" w:author="Martin, Greta Katherine" w:date="2025-08-07T16:40:00Z" w16du:dateUtc="2025-08-07T20:40:00Z"/>
          <w:b/>
          <w:bCs/>
        </w:rPr>
      </w:pPr>
    </w:p>
    <w:p w14:paraId="67E57556" w14:textId="367E1EF2" w:rsidR="00D33D88" w:rsidDel="00FD3258" w:rsidRDefault="00D33D88" w:rsidP="00FA2EC9">
      <w:pPr>
        <w:rPr>
          <w:del w:id="257" w:author="Martin, Greta Katherine" w:date="2025-08-07T16:40:00Z" w16du:dateUtc="2025-08-07T20:40:00Z"/>
          <w:b/>
          <w:bCs/>
        </w:rPr>
      </w:pPr>
    </w:p>
    <w:p w14:paraId="26936F04" w14:textId="1F75EE1A" w:rsidR="00D33D88" w:rsidDel="00FD3258" w:rsidRDefault="00D33D88" w:rsidP="00FA2EC9">
      <w:pPr>
        <w:rPr>
          <w:del w:id="258" w:author="Martin, Greta Katherine" w:date="2025-08-07T16:40:00Z" w16du:dateUtc="2025-08-07T20:40:00Z"/>
          <w:b/>
          <w:bCs/>
        </w:rPr>
      </w:pPr>
    </w:p>
    <w:p w14:paraId="22047A74" w14:textId="0A3C1A2A" w:rsidR="00D33D88" w:rsidDel="00FD3258" w:rsidRDefault="00D33D88" w:rsidP="00FA2EC9">
      <w:pPr>
        <w:rPr>
          <w:del w:id="259" w:author="Martin, Greta Katherine" w:date="2025-08-07T16:40:00Z" w16du:dateUtc="2025-08-07T20:40:00Z"/>
          <w:b/>
          <w:bCs/>
        </w:rPr>
      </w:pPr>
    </w:p>
    <w:p w14:paraId="31F888DF" w14:textId="3EC47202" w:rsidR="00D33D88" w:rsidDel="00FD3258" w:rsidRDefault="00D33D88" w:rsidP="00FA2EC9">
      <w:pPr>
        <w:rPr>
          <w:del w:id="260" w:author="Martin, Greta Katherine" w:date="2025-08-07T16:40:00Z" w16du:dateUtc="2025-08-07T20:40:00Z"/>
          <w:b/>
          <w:bCs/>
        </w:rPr>
      </w:pPr>
    </w:p>
    <w:p w14:paraId="68384614" w14:textId="77777777" w:rsidR="00D33D88" w:rsidDel="00FD3258" w:rsidRDefault="00D33D88" w:rsidP="00FA2EC9">
      <w:pPr>
        <w:rPr>
          <w:del w:id="261" w:author="Martin, Greta Katherine" w:date="2025-08-07T16:40:00Z" w16du:dateUtc="2025-08-07T20:40:00Z"/>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BB4EA" w14:textId="77777777" w:rsidR="00947B17" w:rsidRDefault="00947B17" w:rsidP="00C814B5">
      <w:r>
        <w:separator/>
      </w:r>
    </w:p>
  </w:endnote>
  <w:endnote w:type="continuationSeparator" w:id="0">
    <w:p w14:paraId="11EC353F" w14:textId="77777777" w:rsidR="00947B17" w:rsidRDefault="00947B17"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B2EFA" w14:textId="77777777" w:rsidR="00947B17" w:rsidRDefault="00947B17" w:rsidP="00C814B5">
      <w:r>
        <w:separator/>
      </w:r>
    </w:p>
  </w:footnote>
  <w:footnote w:type="continuationSeparator" w:id="0">
    <w:p w14:paraId="3CD6BAD4" w14:textId="77777777" w:rsidR="00947B17" w:rsidRDefault="00947B17"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1D90"/>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2435C"/>
    <w:rsid w:val="00132283"/>
    <w:rsid w:val="001329DE"/>
    <w:rsid w:val="00141172"/>
    <w:rsid w:val="00141B44"/>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661AE"/>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19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3805"/>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21F0"/>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413"/>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E755F"/>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806"/>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49D1"/>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12E0"/>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44DC"/>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47B17"/>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D6EF8"/>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5154"/>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7C0"/>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962"/>
    <w:rsid w:val="00D01BF5"/>
    <w:rsid w:val="00D024F3"/>
    <w:rsid w:val="00D03DC0"/>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3389"/>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09BC"/>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3258"/>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22983</Words>
  <Characters>131005</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cp:revision>
  <cp:lastPrinted>2025-02-18T18:29:00Z</cp:lastPrinted>
  <dcterms:created xsi:type="dcterms:W3CDTF">2025-08-08T15:35:00Z</dcterms:created>
  <dcterms:modified xsi:type="dcterms:W3CDTF">2025-08-08T15:35:00Z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