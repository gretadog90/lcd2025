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25D413E1"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7777777" w:rsidR="00FA2EC9" w:rsidRDefault="00FA2EC9" w:rsidP="00551D54">
      <w:pPr>
        <w:rPr>
          <w:rFonts w:ascii="Times New Roman" w:hAnsi="Times New Roman" w:cs="Times New Roman"/>
        </w:rPr>
      </w:pPr>
    </w:p>
    <w:p w14:paraId="66FF4854" w14:textId="77777777"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77777777" w:rsidR="00686C7C" w:rsidRPr="00E150CA" w:rsidRDefault="00686C7C"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35795059"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77777777" w:rsidR="00FA2EC9" w:rsidRPr="00E150CA" w:rsidRDefault="00FA2EC9" w:rsidP="00551D54">
      <w:pPr>
        <w:rPr>
          <w:rFonts w:ascii="Times New Roman" w:hAnsi="Times New Roman" w:cs="Times New Roman"/>
        </w:rPr>
      </w:pPr>
    </w:p>
    <w:p w14:paraId="7D60FC6A" w14:textId="6FCFE045"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24C210EF"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w:t>
      </w:r>
      <w:r w:rsidR="00671DB8" w:rsidDel="00671DB8">
        <w:rPr>
          <w:rFonts w:ascii="Times New Roman" w:hAnsi="Times New Roman" w:cs="Times New Roman"/>
        </w:rPr>
        <w:t xml:space="preserve">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average of </w:t>
      </w:r>
      <w:r w:rsidR="007727CC">
        <w:rPr>
          <w:rFonts w:ascii="Times New Roman" w:hAnsi="Times New Roman" w:cs="Times New Roman"/>
        </w:rPr>
        <w:t>0.29</w:t>
      </w:r>
      <w:r w:rsidR="0001515D">
        <w:rPr>
          <w:rFonts w:ascii="Times New Roman" w:hAnsi="Times New Roman" w:cs="Times New Roman"/>
        </w:rPr>
        <w:t xml:space="preserve"> additional deaths</w:t>
      </w:r>
      <w:r w:rsidR="00264F6A">
        <w:rPr>
          <w:rFonts w:ascii="Times New Roman" w:hAnsi="Times New Roman" w:cs="Times New Roman"/>
        </w:rPr>
        <w:t xml:space="preserve">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per 100,000</w:t>
      </w:r>
      <w:r w:rsidR="00BE3370">
        <w:rPr>
          <w:rFonts w:ascii="Times New Roman" w:hAnsi="Times New Roman" w:cs="Times New Roman"/>
        </w:rPr>
        <w:t xml:space="preserve"> annually</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Pr>
          <w:rFonts w:ascii="Times New Roman" w:hAnsi="Times New Roman" w:cs="Times New Roman"/>
        </w:rPr>
        <w:t>NDVI</w:t>
      </w:r>
      <w:r w:rsidR="00841A64">
        <w:rPr>
          <w:rFonts w:ascii="Times New Roman" w:hAnsi="Times New Roman" w:cs="Times New Roman"/>
        </w:rPr>
        <w:t xml:space="preserve"> is generally higher and more stable in European and North American cities, where </w:t>
      </w:r>
      <w:r w:rsidR="00227D90">
        <w:rPr>
          <w:rFonts w:ascii="Times New Roman" w:hAnsi="Times New Roman" w:cs="Times New Roman"/>
        </w:rPr>
        <w:t>epidemiologic</w:t>
      </w:r>
      <w:r w:rsidR="00841A64">
        <w:rPr>
          <w:rFonts w:ascii="Times New Roman" w:hAnsi="Times New Roman" w:cs="Times New Roman"/>
        </w:rPr>
        <w:t xml:space="preserve"> </w:t>
      </w:r>
      <w:r w:rsidR="00227D90">
        <w:rPr>
          <w:rFonts w:ascii="Times New Roman" w:hAnsi="Times New Roman" w:cs="Times New Roman"/>
        </w:rPr>
        <w:t xml:space="preserve">studies </w:t>
      </w:r>
      <w:r w:rsidR="00841A64">
        <w:rPr>
          <w:rFonts w:ascii="Times New Roman" w:hAnsi="Times New Roman" w:cs="Times New Roman"/>
        </w:rPr>
        <w:t xml:space="preserve">and health impact </w:t>
      </w:r>
      <w:r w:rsidR="00227D90">
        <w:rPr>
          <w:rFonts w:ascii="Times New Roman" w:hAnsi="Times New Roman" w:cs="Times New Roman"/>
        </w:rPr>
        <w:t>assessments</w:t>
      </w:r>
      <w:r w:rsidR="00841A64">
        <w:rPr>
          <w:rFonts w:ascii="Times New Roman" w:hAnsi="Times New Roman" w:cs="Times New Roman"/>
        </w:rPr>
        <w:t xml:space="preserve"> of NDVI and all-cause mortality have focused.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77777777" w:rsidR="00F73B7D" w:rsidRDefault="00F73B7D" w:rsidP="00551D54">
      <w:pPr>
        <w:rPr>
          <w:rFonts w:ascii="Times New Roman" w:hAnsi="Times New Roman" w:cs="Times New Roman"/>
        </w:rPr>
      </w:pPr>
    </w:p>
    <w:p w14:paraId="062D01AC" w14:textId="77777777" w:rsidR="00F73B7D" w:rsidRDefault="00F73B7D" w:rsidP="00551D54">
      <w:pPr>
        <w:rPr>
          <w:rFonts w:ascii="Times New Roman" w:hAnsi="Times New Roman" w:cs="Times New Roman"/>
        </w:rPr>
      </w:pPr>
    </w:p>
    <w:p w14:paraId="2918E66C" w14:textId="3C165C9F" w:rsidR="00F73B7D" w:rsidRDefault="00F73B7D" w:rsidP="00551D54">
      <w:pPr>
        <w:rPr>
          <w:rFonts w:ascii="Times New Roman" w:hAnsi="Times New Roman" w:cs="Times New Roman"/>
        </w:rPr>
      </w:pPr>
    </w:p>
    <w:p w14:paraId="47BA0E42" w14:textId="77777777" w:rsidR="003708FF" w:rsidRDefault="003708FF" w:rsidP="00551D54">
      <w:pPr>
        <w:rPr>
          <w:rFonts w:ascii="Times New Roman" w:hAnsi="Times New Roman" w:cs="Times New Roman"/>
        </w:rPr>
      </w:pPr>
    </w:p>
    <w:p w14:paraId="01F98059" w14:textId="77777777" w:rsidR="00F73B7D" w:rsidRDefault="00F73B7D" w:rsidP="00551D54">
      <w:pPr>
        <w:rPr>
          <w:rFonts w:ascii="Times New Roman" w:hAnsi="Times New Roman" w:cs="Times New Roman"/>
        </w:rPr>
      </w:pPr>
    </w:p>
    <w:p w14:paraId="12A72D01" w14:textId="77777777" w:rsidR="00F73B7D" w:rsidRDefault="00F73B7D" w:rsidP="00551D54">
      <w:pPr>
        <w:rPr>
          <w:rFonts w:ascii="Times New Roman" w:hAnsi="Times New Roman" w:cs="Times New Roman"/>
        </w:rPr>
      </w:pPr>
    </w:p>
    <w:p w14:paraId="237C09F9" w14:textId="77777777" w:rsidR="00F73B7D" w:rsidRDefault="00F73B7D" w:rsidP="00551D54">
      <w:pPr>
        <w:rPr>
          <w:rFonts w:ascii="Times New Roman" w:hAnsi="Times New Roman" w:cs="Times New Roman"/>
        </w:rPr>
      </w:pPr>
    </w:p>
    <w:p w14:paraId="56A5F604" w14:textId="77777777" w:rsidR="003807BC" w:rsidRDefault="003807BC" w:rsidP="00551D54">
      <w:pPr>
        <w:rPr>
          <w:rFonts w:ascii="Times New Roman" w:hAnsi="Times New Roman" w:cs="Times New Roman"/>
        </w:rPr>
      </w:pPr>
    </w:p>
    <w:p w14:paraId="0ADB8F2D" w14:textId="77777777" w:rsidR="003807BC" w:rsidRDefault="003807BC" w:rsidP="00551D54">
      <w:pPr>
        <w:rPr>
          <w:rFonts w:ascii="Times New Roman" w:hAnsi="Times New Roman" w:cs="Times New Roman"/>
        </w:rPr>
      </w:pPr>
    </w:p>
    <w:p w14:paraId="6C68D377" w14:textId="77777777" w:rsidR="00227D90" w:rsidRDefault="00227D90"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7777777" w:rsidR="00751D10" w:rsidRPr="00E150CA" w:rsidRDefault="00751D10" w:rsidP="00551D54">
      <w:pPr>
        <w:rPr>
          <w:rFonts w:ascii="Times New Roman" w:hAnsi="Times New Roman" w:cs="Times New Roman"/>
        </w:rPr>
      </w:pPr>
    </w:p>
    <w:p w14:paraId="65577297" w14:textId="045B61DB" w:rsidR="00AF54A8" w:rsidRDefault="00AF54A8" w:rsidP="00AF54A8">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Urban green</w:t>
      </w:r>
      <w:r w:rsidR="008433FB">
        <w:rPr>
          <w:rFonts w:ascii="Times New Roman" w:hAnsi="Times New Roman" w:cs="Times New Roman"/>
          <w:color w:val="000000"/>
          <w:shd w:val="clear" w:color="auto" w:fill="FFFFFF"/>
        </w:rPr>
        <w:t>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626F66">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such as city parks and tree-lined streets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and blue 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like </w:t>
      </w:r>
      <w:r w:rsidR="00912715">
        <w:rPr>
          <w:rFonts w:ascii="Times New Roman" w:hAnsi="Times New Roman" w:cs="Times New Roman"/>
          <w:color w:val="000000"/>
          <w:shd w:val="clear" w:color="auto" w:fill="FFFFFF"/>
        </w:rPr>
        <w:t>lakes, rivers, and coastlines</w:t>
      </w:r>
      <w:r w:rsidR="00D81DD9">
        <w:rPr>
          <w:rFonts w:ascii="Times New Roman" w:hAnsi="Times New Roman" w:cs="Times New Roman"/>
          <w:color w:val="000000"/>
          <w:shd w:val="clear" w:color="auto" w:fill="FFFFFF"/>
        </w:rPr>
        <w:t>)</w:t>
      </w:r>
      <w:r w:rsidR="008433FB">
        <w:rPr>
          <w:rFonts w:ascii="Times New Roman" w:hAnsi="Times New Roman" w:cs="Times New Roman"/>
          <w:color w:val="000000"/>
          <w:shd w:val="clear" w:color="auto" w:fill="FFFFFF"/>
        </w:rPr>
        <w:t xml:space="preserve"> </w:t>
      </w:r>
      <w:r w:rsidR="008433FB" w:rsidRPr="00E150CA">
        <w:rPr>
          <w:rFonts w:ascii="Times New Roman" w:hAnsi="Times New Roman" w:cs="Times New Roman"/>
          <w:color w:val="000000"/>
          <w:shd w:val="clear" w:color="auto" w:fill="FFFFFF"/>
        </w:rPr>
        <w:t>have</w:t>
      </w:r>
      <w:r w:rsidRPr="00E150CA">
        <w:rPr>
          <w:rFonts w:ascii="Times New Roman" w:hAnsi="Times New Roman" w:cs="Times New Roman"/>
          <w:color w:val="000000"/>
          <w:shd w:val="clear" w:color="auto" w:fill="FFFFFF"/>
        </w:rPr>
        <w:t xml:space="preserve"> been linked to improvements in </w:t>
      </w:r>
      <w:r w:rsidR="008433FB">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sidR="008433FB">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sidR="00AC3C2D">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 including reduced all-cause mortality</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sidR="00D01BF5">
        <w:rPr>
          <w:rFonts w:ascii="Times New Roman" w:hAnsi="Times New Roman" w:cs="Times New Roman"/>
          <w:color w:val="000000" w:themeColor="text1"/>
        </w:rPr>
        <w:t>green and blue spaces</w:t>
      </w:r>
      <w:r w:rsidR="00D01BF5" w:rsidRPr="00E150CA">
        <w:rPr>
          <w:rFonts w:ascii="Times New Roman" w:hAnsi="Times New Roman" w:cs="Times New Roman"/>
          <w:color w:val="000000" w:themeColor="text1"/>
        </w:rPr>
        <w:t xml:space="preserve"> </w:t>
      </w:r>
      <w:r w:rsidR="00AC3C2D">
        <w:rPr>
          <w:rFonts w:ascii="Times New Roman" w:hAnsi="Times New Roman" w:cs="Times New Roman"/>
          <w:color w:val="000000" w:themeColor="text1"/>
        </w:rPr>
        <w:t>ha</w:t>
      </w:r>
      <w:r w:rsidR="00D01BF5">
        <w:rPr>
          <w:rFonts w:ascii="Times New Roman" w:hAnsi="Times New Roman" w:cs="Times New Roman"/>
          <w:color w:val="000000" w:themeColor="text1"/>
        </w:rPr>
        <w:t>ve</w:t>
      </w:r>
      <w:r w:rsidRPr="00E150CA">
        <w:rPr>
          <w:rFonts w:ascii="Times New Roman" w:hAnsi="Times New Roman" w:cs="Times New Roman"/>
          <w:color w:val="000000" w:themeColor="text1"/>
        </w:rPr>
        <w:t xml:space="preserve"> </w:t>
      </w:r>
      <w:r w:rsidR="005E3961">
        <w:rPr>
          <w:rFonts w:ascii="Times New Roman" w:hAnsi="Times New Roman" w:cs="Times New Roman"/>
          <w:color w:val="000000" w:themeColor="text1"/>
        </w:rPr>
        <w:t>also</w:t>
      </w:r>
      <w:r w:rsidR="00AC3C2D">
        <w:rPr>
          <w:rFonts w:ascii="Times New Roman" w:hAnsi="Times New Roman" w:cs="Times New Roman"/>
          <w:color w:val="000000" w:themeColor="text1"/>
        </w:rPr>
        <w:t xml:space="preserve"> been</w:t>
      </w:r>
      <w:r w:rsidR="005E3961">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sidR="00F94562">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p>
    <w:p w14:paraId="6EF598EA" w14:textId="77777777" w:rsidR="00AF54A8" w:rsidRPr="00E150CA" w:rsidRDefault="00AF54A8" w:rsidP="00AF54A8">
      <w:pPr>
        <w:rPr>
          <w:rFonts w:ascii="Times New Roman" w:hAnsi="Times New Roman" w:cs="Times New Roman"/>
          <w:color w:val="000000" w:themeColor="text1"/>
        </w:rPr>
      </w:pPr>
    </w:p>
    <w:p w14:paraId="5E845BB9" w14:textId="70F56EC1" w:rsidR="006B51CC" w:rsidRDefault="00377F9E" w:rsidP="00CF3D70">
      <w:pPr>
        <w:rPr>
          <w:ins w:id="0" w:author="Martin, Greta Katherine" w:date="2025-02-12T15:11:00Z" w16du:dateUtc="2025-02-12T20:11:00Z"/>
          <w:rFonts w:ascii="Times New Roman" w:hAnsi="Times New Roman" w:cs="Times New Roman"/>
          <w:color w:val="000000" w:themeColor="text1"/>
        </w:rPr>
      </w:pPr>
      <w:r w:rsidRPr="00E150CA" w:rsidDel="00A07A0D">
        <w:rPr>
          <w:rFonts w:ascii="Times New Roman" w:hAnsi="Times New Roman" w:cs="Times New Roman"/>
          <w:color w:val="000000"/>
          <w:shd w:val="clear" w:color="auto" w:fill="FFFFFF"/>
        </w:rPr>
        <w:t>Over</w:t>
      </w:r>
      <w:r w:rsidR="00751D10" w:rsidRPr="00E150CA" w:rsidDel="00A07A0D">
        <w:rPr>
          <w:rFonts w:ascii="Times New Roman" w:hAnsi="Times New Roman" w:cs="Times New Roman"/>
          <w:color w:val="000000"/>
          <w:shd w:val="clear" w:color="auto" w:fill="FFFFFF"/>
        </w:rPr>
        <w:t xml:space="preserve"> half of the world’s population </w:t>
      </w:r>
      <w:r w:rsidRPr="00E150CA" w:rsidDel="00A07A0D">
        <w:rPr>
          <w:rFonts w:ascii="Times New Roman" w:hAnsi="Times New Roman" w:cs="Times New Roman"/>
          <w:color w:val="000000"/>
          <w:shd w:val="clear" w:color="auto" w:fill="FFFFFF"/>
        </w:rPr>
        <w:t>lives</w:t>
      </w:r>
      <w:r w:rsidR="00751D10" w:rsidRPr="00E150CA" w:rsidDel="00A07A0D">
        <w:rPr>
          <w:rFonts w:ascii="Times New Roman" w:hAnsi="Times New Roman" w:cs="Times New Roman"/>
          <w:color w:val="000000"/>
          <w:shd w:val="clear" w:color="auto" w:fill="FFFFFF"/>
        </w:rPr>
        <w:t xml:space="preserve"> in cities </w:t>
      </w:r>
      <w:r w:rsidRPr="00E150CA" w:rsidDel="00A07A0D">
        <w:rPr>
          <w:rFonts w:ascii="Times New Roman" w:hAnsi="Times New Roman" w:cs="Times New Roman"/>
          <w:color w:val="000000"/>
          <w:shd w:val="clear" w:color="auto" w:fill="FFFFFF"/>
        </w:rPr>
        <w:t xml:space="preserve">and this </w:t>
      </w:r>
      <w:r w:rsidR="00751D10" w:rsidRPr="00E150CA" w:rsidDel="00A07A0D">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sidDel="00A07A0D">
        <w:rPr>
          <w:rFonts w:ascii="Times New Roman" w:hAnsi="Times New Roman" w:cs="Times New Roman"/>
          <w:color w:val="000000"/>
          <w:shd w:val="clear" w:color="auto" w:fill="FFFFFF"/>
        </w:rPr>
        <w:fldChar w:fldCharType="end"/>
      </w:r>
      <w:r w:rsidR="00751D10" w:rsidRPr="00E150CA" w:rsidDel="00A07A0D">
        <w:rPr>
          <w:rFonts w:ascii="Times New Roman" w:hAnsi="Times New Roman" w:cs="Times New Roman"/>
          <w:color w:val="000000"/>
          <w:shd w:val="clear" w:color="auto" w:fill="FFFFFF"/>
          <w:vertAlign w:val="superscript"/>
        </w:rPr>
        <w:t xml:space="preserve"> </w:t>
      </w:r>
      <w:r w:rsidRPr="00E150CA" w:rsidDel="00A07A0D">
        <w:rPr>
          <w:rFonts w:ascii="Times New Roman" w:hAnsi="Times New Roman" w:cs="Times New Roman"/>
          <w:color w:val="000000"/>
          <w:shd w:val="clear" w:color="auto" w:fill="FFFFFF"/>
        </w:rPr>
        <w:t>U</w:t>
      </w:r>
      <w:r w:rsidR="00751D10" w:rsidRPr="00E150CA" w:rsidDel="00A07A0D">
        <w:rPr>
          <w:rFonts w:ascii="Times New Roman" w:hAnsi="Times New Roman" w:cs="Times New Roman"/>
          <w:color w:val="000000"/>
          <w:shd w:val="clear" w:color="auto" w:fill="FFFFFF"/>
        </w:rPr>
        <w:t xml:space="preserve">rbanization </w:t>
      </w:r>
      <w:r w:rsidRPr="00E150CA" w:rsidDel="00A07A0D">
        <w:rPr>
          <w:rFonts w:ascii="Times New Roman" w:hAnsi="Times New Roman" w:cs="Times New Roman"/>
          <w:color w:val="000000"/>
          <w:shd w:val="clear" w:color="auto" w:fill="FFFFFF"/>
        </w:rPr>
        <w:t xml:space="preserve">has been accompanied by the </w:t>
      </w:r>
      <w:r w:rsidR="00751D10" w:rsidRPr="00E150CA" w:rsidDel="00A07A0D">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sidDel="00A07A0D">
        <w:rPr>
          <w:rFonts w:ascii="Times New Roman" w:hAnsi="Times New Roman" w:cs="Times New Roman"/>
          <w:color w:val="000000"/>
          <w:shd w:val="clear" w:color="auto" w:fill="FFFFFF"/>
        </w:rPr>
        <w:t xml:space="preserve"> destruction of natural environments. </w:t>
      </w:r>
      <w:r w:rsidR="001C57B1">
        <w:rPr>
          <w:rFonts w:ascii="Times New Roman" w:hAnsi="Times New Roman" w:cs="Times New Roman"/>
          <w:color w:val="000000"/>
          <w:shd w:val="clear" w:color="auto" w:fill="FFFFFF"/>
        </w:rPr>
        <w:t>While</w:t>
      </w:r>
      <w:r w:rsidR="00751D10" w:rsidRPr="00E150CA" w:rsidDel="00A07A0D">
        <w:rPr>
          <w:rFonts w:ascii="Times New Roman" w:hAnsi="Times New Roman" w:cs="Times New Roman"/>
          <w:color w:val="000000"/>
          <w:shd w:val="clear" w:color="auto" w:fill="FFFFFF"/>
        </w:rPr>
        <w:t xml:space="preserve"> cities are responsible for over 80% of global greenhouse gas emissions</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8</w:t>
      </w:r>
      <w:r w:rsidR="00751D10" w:rsidRPr="00E150CA" w:rsidDel="00A07A0D">
        <w:rPr>
          <w:rFonts w:ascii="Times New Roman" w:hAnsi="Times New Roman" w:cs="Times New Roman"/>
          <w:color w:val="000000"/>
          <w:shd w:val="clear" w:color="auto" w:fill="FFFFFF"/>
        </w:rPr>
        <w:fldChar w:fldCharType="end"/>
      </w:r>
      <w:r w:rsidR="001C57B1">
        <w:rPr>
          <w:rFonts w:ascii="Times New Roman" w:hAnsi="Times New Roman" w:cs="Times New Roman"/>
          <w:color w:val="000000"/>
          <w:shd w:val="clear" w:color="auto" w:fill="FFFFFF"/>
        </w:rPr>
        <w:t xml:space="preserve"> </w:t>
      </w:r>
      <w:r w:rsidR="001C57B1" w:rsidRPr="001C57B1">
        <w:rPr>
          <w:rFonts w:ascii="Times New Roman" w:hAnsi="Times New Roman" w:cs="Times New Roman"/>
          <w:color w:val="000000"/>
          <w:shd w:val="clear" w:color="auto" w:fill="FFFFFF"/>
        </w:rPr>
        <w:t>emissions per capita tend to be lower in cities than in less dense communities</w:t>
      </w:r>
      <w:r w:rsidR="00205BBE">
        <w:rPr>
          <w:rFonts w:ascii="Times New Roman" w:hAnsi="Times New Roman" w:cs="Times New Roman"/>
          <w:color w:val="000000"/>
          <w:shd w:val="clear" w:color="auto" w:fill="FFFFFF"/>
        </w:rPr>
        <w:t xml:space="preserve"> due to more efficient</w:t>
      </w:r>
      <w:r w:rsidR="00DB1587">
        <w:rPr>
          <w:rFonts w:ascii="Times New Roman" w:hAnsi="Times New Roman" w:cs="Times New Roman"/>
          <w:color w:val="000000"/>
          <w:shd w:val="clear" w:color="auto" w:fill="FFFFFF"/>
        </w:rPr>
        <w:t xml:space="preserve"> </w:t>
      </w:r>
      <w:r w:rsidR="00205BBE">
        <w:rPr>
          <w:rFonts w:ascii="Times New Roman" w:hAnsi="Times New Roman" w:cs="Times New Roman"/>
          <w:color w:val="000000"/>
          <w:shd w:val="clear" w:color="auto" w:fill="FFFFFF"/>
        </w:rPr>
        <w:t xml:space="preserve">transportation, </w:t>
      </w:r>
      <w:r w:rsidR="00DB1587">
        <w:rPr>
          <w:rFonts w:ascii="Times New Roman" w:hAnsi="Times New Roman" w:cs="Times New Roman"/>
          <w:color w:val="000000"/>
          <w:shd w:val="clear" w:color="auto" w:fill="FFFFFF"/>
        </w:rPr>
        <w:t>energy production</w:t>
      </w:r>
      <w:r w:rsidR="00205BBE">
        <w:rPr>
          <w:rFonts w:ascii="Times New Roman" w:hAnsi="Times New Roman" w:cs="Times New Roman"/>
          <w:color w:val="000000"/>
          <w:shd w:val="clear" w:color="auto" w:fill="FFFFFF"/>
        </w:rPr>
        <w:t>, and</w:t>
      </w:r>
      <w:r w:rsidR="00DB1587">
        <w:rPr>
          <w:rFonts w:ascii="Times New Roman" w:hAnsi="Times New Roman" w:cs="Times New Roman"/>
          <w:color w:val="000000"/>
          <w:shd w:val="clear" w:color="auto" w:fill="FFFFFF"/>
        </w:rPr>
        <w:t xml:space="preserve"> land use</w:t>
      </w:r>
      <w:r w:rsidR="003B1DDA">
        <w:rPr>
          <w:rFonts w:ascii="Times New Roman" w:hAnsi="Times New Roman" w:cs="Times New Roman"/>
          <w:color w:val="000000"/>
          <w:shd w:val="clear" w:color="auto" w:fill="FFFFFF"/>
        </w:rPr>
        <w:fldChar w:fldCharType="begin"/>
      </w:r>
      <w:r w:rsidR="003B1DDA">
        <w:rPr>
          <w:rFonts w:ascii="Times New Roman" w:hAnsi="Times New Roman" w:cs="Times New Roman"/>
          <w:color w:val="000000"/>
          <w:shd w:val="clear" w:color="auto" w:fill="FFFFFF"/>
        </w:rPr>
        <w:instrText xml:space="preserve"> ADDIN ZOTERO_ITEM CSL_CITATION {"citationID":"CnAArXKK","properties":{"formattedCitation":"\\super 9\\nosupersub{}","plainCitation":"9","noteIndex":0},"citationItems":[{"id":781,"uris":["http://zotero.org/users/10202395/items/Y82FLAJZ"],"itemData":{"id":781,"type":"article-journal","abstract":"Abstract\n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Pr>
          <w:rFonts w:ascii="Times New Roman" w:hAnsi="Times New Roman" w:cs="Times New Roman"/>
          <w:color w:val="000000"/>
          <w:shd w:val="clear" w:color="auto" w:fill="FFFFFF"/>
        </w:rPr>
        <w:fldChar w:fldCharType="separate"/>
      </w:r>
      <w:r w:rsidR="003B1DDA" w:rsidRPr="003B1DDA">
        <w:rPr>
          <w:rFonts w:ascii="Times New Roman" w:hAnsi="Times New Roman" w:cs="Times New Roman"/>
          <w:color w:val="000000"/>
          <w:vertAlign w:val="superscript"/>
        </w:rPr>
        <w:t>9</w:t>
      </w:r>
      <w:r w:rsidR="003B1DDA">
        <w:rPr>
          <w:rFonts w:ascii="Times New Roman" w:hAnsi="Times New Roman" w:cs="Times New Roman"/>
          <w:color w:val="000000"/>
          <w:shd w:val="clear" w:color="auto" w:fill="FFFFFF"/>
        </w:rPr>
        <w:fldChar w:fldCharType="end"/>
      </w:r>
      <w:r w:rsidR="001C57B1" w:rsidRPr="001C57B1">
        <w:rPr>
          <w:rFonts w:ascii="Times New Roman" w:hAnsi="Times New Roman" w:cs="Times New Roman"/>
          <w:color w:val="000000"/>
          <w:shd w:val="clear" w:color="auto" w:fill="FFFFFF"/>
        </w:rPr>
        <w:t>. In addition, cities</w:t>
      </w:r>
      <w:r w:rsidR="00751D10" w:rsidRPr="00E150CA" w:rsidDel="00A07A0D">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sidDel="00A07A0D">
        <w:rPr>
          <w:rFonts w:ascii="Times New Roman" w:hAnsi="Times New Roman" w:cs="Times New Roman"/>
          <w:color w:val="000000"/>
          <w:shd w:val="clear" w:color="auto" w:fill="FFFFFF"/>
        </w:rPr>
        <w:t xml:space="preserve"> </w:t>
      </w:r>
      <w:r w:rsidR="0088371A" w:rsidRPr="00E150CA" w:rsidDel="00A07A0D">
        <w:rPr>
          <w:rFonts w:ascii="Times New Roman" w:hAnsi="Times New Roman" w:cs="Times New Roman"/>
          <w:color w:val="000000"/>
          <w:shd w:val="clear" w:color="auto" w:fill="FFFFFF"/>
        </w:rPr>
        <w:t xml:space="preserve">can </w:t>
      </w:r>
      <w:r w:rsidR="00751D10" w:rsidRPr="00E150CA" w:rsidDel="00A07A0D">
        <w:rPr>
          <w:rFonts w:ascii="Times New Roman" w:hAnsi="Times New Roman" w:cs="Times New Roman"/>
          <w:color w:val="000000"/>
          <w:shd w:val="clear" w:color="auto" w:fill="FFFFFF"/>
        </w:rPr>
        <w:t xml:space="preserve">provide a large enough scale to create </w:t>
      </w:r>
      <w:r w:rsidR="0088371A" w:rsidRPr="00E150CA" w:rsidDel="00A07A0D">
        <w:rPr>
          <w:rFonts w:ascii="Times New Roman" w:hAnsi="Times New Roman" w:cs="Times New Roman"/>
          <w:color w:val="000000"/>
          <w:shd w:val="clear" w:color="auto" w:fill="FFFFFF"/>
        </w:rPr>
        <w:t>meaningful</w:t>
      </w:r>
      <w:r w:rsidR="00751D10" w:rsidRPr="00E150CA" w:rsidDel="00A07A0D">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sidDel="00A07A0D">
        <w:rPr>
          <w:rFonts w:ascii="Times New Roman" w:hAnsi="Times New Roman" w:cs="Times New Roman"/>
          <w:color w:val="000000" w:themeColor="text1"/>
        </w:rPr>
        <w:t xml:space="preserve">City-level interventions to increase urban nature offer a climate adaptation strategy with health advantages.  </w:t>
      </w:r>
    </w:p>
    <w:p w14:paraId="2D9AF4DF" w14:textId="77777777" w:rsidR="00791C22" w:rsidRDefault="00791C22" w:rsidP="00CF3D70">
      <w:pPr>
        <w:rPr>
          <w:ins w:id="1" w:author="Martin, Greta Katherine" w:date="2025-02-12T15:11:00Z" w16du:dateUtc="2025-02-12T20:11:00Z"/>
          <w:rFonts w:ascii="Times New Roman" w:hAnsi="Times New Roman" w:cs="Times New Roman"/>
          <w:color w:val="000000" w:themeColor="text1"/>
        </w:rPr>
      </w:pPr>
    </w:p>
    <w:p w14:paraId="69B3D446" w14:textId="07B00FCB"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w:t>
      </w:r>
      <w:r>
        <w:rPr>
          <w:rFonts w:ascii="Times New Roman" w:hAnsi="Times New Roman" w:cs="Times New Roman"/>
          <w:color w:val="000000" w:themeColor="text1"/>
        </w:rPr>
        <w:t xml:space="preserve">reenspace </w:t>
      </w:r>
      <w:r>
        <w:rPr>
          <w:rFonts w:ascii="Times New Roman" w:hAnsi="Times New Roman" w:cs="Times New Roman"/>
          <w:color w:val="000000" w:themeColor="text1"/>
        </w:rPr>
        <w:t>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B66810">
        <w:rPr>
          <w:rFonts w:ascii="Times New Roman" w:hAnsi="Times New Roman" w:cs="Times New Roman"/>
          <w:color w:val="000000" w:themeColor="text1"/>
        </w:rPr>
        <w:instrText xml:space="preserve"> ADDIN ZOTERO_ITEM CSL_CITATION {"citationID":"25xi92bS","properties":{"formattedCitation":"\\super 10\\nosupersub{}","plainCitation":"10","noteIndex":0},"citationItems":[{"id":777,"uris":["http://zotero.org/users/10202395/items/3XYGY6X4"],"itemData":{"id":777,"type":"webpage","title":"NDVI,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B66810" w:rsidRPr="00B66810">
        <w:rPr>
          <w:rFonts w:ascii="Times New Roman" w:hAnsi="Times New Roman" w:cs="Times New Roman"/>
          <w:color w:val="000000"/>
          <w:vertAlign w:val="superscript"/>
        </w:rPr>
        <w:t>10</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NDVI</w:t>
      </w:r>
      <w:r w:rsidR="00B66810">
        <w:rPr>
          <w:rFonts w:ascii="Times New Roman" w:hAnsi="Times New Roman" w:cs="Times New Roman"/>
          <w:color w:val="000000"/>
          <w:shd w:val="clear" w:color="auto" w:fill="FFFFFF"/>
        </w:rPr>
        <w:t xml:space="preserve">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{"citationID":"EA1Brj9c","properties":{"formattedCitation":"\\super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{"citationID":"2IFhD644","properties":{"formattedCitation":"\\super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12</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77777777" w:rsidR="00A07A0D" w:rsidRDefault="00A07A0D" w:rsidP="007B6224">
      <w:pPr>
        <w:rPr>
          <w:rFonts w:ascii="Times New Roman" w:hAnsi="Times New Roman" w:cs="Times New Roman"/>
          <w:color w:val="000000"/>
          <w:shd w:val="clear" w:color="auto" w:fill="FFFFFF"/>
        </w:rPr>
      </w:pPr>
    </w:p>
    <w:p w14:paraId="26590397" w14:textId="6B5F94A3"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{"citationID":"DAlaYyHt","properties":{"formattedCitation":"\\super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13</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associated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greenspace </w:t>
      </w:r>
      <w:r w:rsidR="003C57E4">
        <w:rPr>
          <w:rFonts w:ascii="Times New Roman" w:hAnsi="Times New Roman" w:cs="Times New Roman"/>
          <w:color w:val="000000"/>
          <w:shd w:val="clear" w:color="auto" w:fill="FFFFFF"/>
        </w:rPr>
        <w:lastRenderedPageBreak/>
        <w:t>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77777777" w:rsidR="00FC67E2" w:rsidRDefault="00FC67E2" w:rsidP="00551D54">
      <w:pPr>
        <w:rPr>
          <w:rFonts w:ascii="Times New Roman" w:hAnsi="Times New Roman" w:cs="Times New Roman"/>
          <w:b/>
          <w:bCs/>
        </w:rPr>
      </w:pPr>
    </w:p>
    <w:p w14:paraId="515C94D2" w14:textId="67952093"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723D09BD"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{"citationID":"rAD9MYvP","properties":{"formattedCitation":"\\super 14\\nosupersub{}","plainCitation":"14","noteIndex":0},"citationItems":[{"id":757,"uris":["http://zotero.org/users/10202395/items/FBYZPBIZ"],"itemData":{"id":757,"type":"dataset","abstract":"The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B66810" w:rsidRPr="00B66810">
        <w:rPr>
          <w:rFonts w:ascii="Times New Roman" w:hAnsi="Times New Roman" w:cs="Times New Roman"/>
          <w:vertAlign w:val="superscript"/>
        </w:rPr>
        <w:t>14</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 for complete list)</w:t>
      </w:r>
      <w:r w:rsidR="00B723B6">
        <w:rPr>
          <w:rFonts w:ascii="Times New Roman" w:hAnsi="Times New Roman" w:cs="Times New Roman"/>
        </w:rPr>
        <w:t xml:space="preserve">. </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1B99F6A7"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{"citationID":"gbvxCowy","properties":{"formattedCitation":"\\super 15\\nosupersub{}","plainCitation":"15","noteIndex":0},"citationItems":[{"id":100,"uris":["http://zotero.org/users/10202395/items/J2DZEYSX"],"itemData":{"id":100,"type":"article-journal","container-title":"Nature","DOI":"10.1038/nature20584","ISSN":"0028-0836,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524E7C" w:rsidRPr="00524E7C">
        <w:rPr>
          <w:rFonts w:ascii="Times New Roman" w:hAnsi="Times New Roman" w:cs="Times New Roman"/>
          <w:vertAlign w:val="superscript"/>
        </w:rPr>
        <w:t>15</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7743B7AD"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{"citationID":"OkO2viWB","properties":{"formattedCitation":"\\super 16\\uc0\\u8211{}18\\nosupersub{}","plainCitation":"16–18","noteIndex":0},"citationItems":[{"id":620,"uris":["http://zotero.org/users/10202395/items/P63AXWQ7"],"itemData":{"id":620,"type":"article-journal","abstract":"Introduction: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524E7C" w:rsidRPr="00524E7C">
        <w:rPr>
          <w:rFonts w:ascii="Times New Roman" w:hAnsi="Times New Roman" w:cs="Times New Roman"/>
          <w:vertAlign w:val="superscript"/>
        </w:rPr>
        <w:t>16–18</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22868009"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4685BED4"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0DE9F154"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w:t>
      </w:r>
      <w:r w:rsidR="00AA34B4">
        <w:rPr>
          <w:color w:val="000000" w:themeColor="text1"/>
          <w:shd w:val="clear" w:color="auto" w:fill="FFFFFF"/>
        </w:rPr>
        <w:lastRenderedPageBreak/>
        <w:t>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524E7C">
        <w:rPr>
          <w:color w:val="000000" w:themeColor="text1"/>
          <w:shd w:val="clear" w:color="auto" w:fill="FFFFFF"/>
        </w:rPr>
        <w:instrText xml:space="preserve"> ADDIN ZOTERO_ITEM CSL_CITATION {"citationID":"A6kczmJl","properties":{"formattedCitation":"\\super 19,20\\nosupersub{}","plainCitation":"19,20","noteIndex":0},"citationItems":[{"id":584,"uris":["http://zotero.org/users/10202395/items/YTZWDF4A"],"itemData":{"id":584,"type":"article-journal","abstract":"Background: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524E7C">
        <w:rPr>
          <w:rFonts w:ascii="Cambria Math" w:hAnsi="Cambria Math" w:cs="Cambria Math"/>
          <w:color w:val="000000" w:themeColor="text1"/>
          <w:shd w:val="clear" w:color="auto" w:fill="FFFFFF"/>
        </w:rPr>
        <w:instrText>∼</w:instrText>
      </w:r>
      <w:r w:rsidR="00524E7C">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524E7C" w:rsidRPr="00524E7C">
        <w:rPr>
          <w:color w:val="000000"/>
          <w:vertAlign w:val="superscript"/>
        </w:rPr>
        <w:t>19,20</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 using the hazard ratio (</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70BEC391"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5DFD09D7"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{"citationID":"LKiwaD5p","properties":{"formattedCitation":"\\super 21\\nosupersub{}","plainCitation":"21","noteIndex":0},"citationItems":[{"id":410,"uris":["http://zotero.org/users/10202395/items/Q2YAVJ8R"],"itemData":{"id":410,"type":"article-journal","abstract":"BACKGROUND: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524E7C" w:rsidRPr="00524E7C">
        <w:rPr>
          <w:rFonts w:ascii="Times New Roman" w:hAnsi="Times New Roman" w:cs="Times New Roman"/>
          <w:color w:val="000000"/>
          <w:vertAlign w:val="superscript"/>
        </w:rPr>
        <w:t>21</w:t>
      </w:r>
      <w:r w:rsidRPr="00E32FAA">
        <w:rPr>
          <w:rFonts w:ascii="Times New Roman" w:hAnsi="Times New Roman" w:cs="Times New Roman"/>
        </w:rPr>
        <w:fldChar w:fldCharType="end"/>
      </w:r>
    </w:p>
    <w:p w14:paraId="0A830B96" w14:textId="77777777" w:rsidR="00E32FAA" w:rsidRPr="00E32FAA" w:rsidRDefault="00E32FAA" w:rsidP="00E32FAA">
      <w:pPr>
        <w:rPr>
          <w:rFonts w:ascii="Times New Roman" w:hAnsi="Times New Roman" w:cs="Times New Roman"/>
        </w:rPr>
      </w:pPr>
    </w:p>
    <w:p w14:paraId="5F1AE186" w14:textId="69594421"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524E7C">
        <w:rPr>
          <w:i w:val="0"/>
          <w:iCs w:val="0"/>
        </w:rPr>
        <w:instrText xml:space="preserve"> ADDIN ZOTERO_ITEM CSL_CITATION {"citationID":"hcshdAsl","properties":{"formattedCitation":"\\super 22\\nosupersub{}","plainCitation":"22","noteIndex":0},"citationItems":[{"id":458,"uris":["http://zotero.org/users/10202395/items/SA6HEUQE"],"itemData":{"id":458,"type":"dataset","abstract":"The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524E7C" w:rsidRPr="00524E7C">
        <w:rPr>
          <w:color w:val="000000"/>
          <w:vertAlign w:val="superscript"/>
        </w:rPr>
        <w:t>22</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524E7C">
        <w:rPr>
          <w:i w:val="0"/>
          <w:iCs w:val="0"/>
        </w:rPr>
        <w:instrText xml:space="preserve"> ADDIN ZOTERO_ITEM CSL_CITATION {"citationID":"QexbBpt5","properties":{"formattedCitation":"\\super 23\\nosupersub{}","plainCitation":"23","noteIndex":0},"citationItems":[{"id":453,"uris":["http://zotero.org/users/10202395/items/6HKTCU6S"],"itemData":{"id":453,"type":"document","title":"Population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524E7C" w:rsidRPr="00524E7C">
        <w:rPr>
          <w:color w:val="000000"/>
          <w:vertAlign w:val="superscript"/>
        </w:rPr>
        <w:t>23</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18FB5965"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765D58E7"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commentRangeStart w:id="2"/>
      <w:r w:rsidR="00225861">
        <w:rPr>
          <w:rFonts w:ascii="Times New Roman" w:hAnsi="Times New Roman" w:cs="Times New Roman"/>
        </w:rPr>
        <w:t>(</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commentRangeEnd w:id="2"/>
      <w:r w:rsidR="00B6299E">
        <w:rPr>
          <w:rStyle w:val="CommentReference"/>
        </w:rPr>
        <w:commentReference w:id="2"/>
      </w:r>
      <w:r w:rsidR="00265E16">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{"citationID":"RvaAKQDF","properties":{"formattedCitation":"\\super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524E7C" w:rsidRPr="00524E7C">
        <w:rPr>
          <w:rFonts w:ascii="Times New Roman" w:hAnsi="Times New Roman" w:cs="Times New Roman"/>
          <w:vertAlign w:val="superscript"/>
        </w:rPr>
        <w:t>24</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{"citationID":"STzXovLg","properties":{"formattedCitation":"\\super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524E7C" w:rsidRPr="00524E7C">
        <w:rPr>
          <w:rFonts w:ascii="Times New Roman" w:hAnsi="Times New Roman" w:cs="Times New Roman"/>
          <w:vertAlign w:val="superscript"/>
        </w:rPr>
        <w:t>25</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{"citationID":"JPlTTysR","properties":{"formattedCitation":"\\super 24\\nosupersub{}","plainCitation":"24","noteIndex":0},"citationItems":[{"id":764,"uris":["http://zotero.org/users/10202395/items/DXZ976R9"],"itemData":{"id":764,"type":"dataset","title":"Standard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524E7C" w:rsidRPr="00524E7C">
        <w:rPr>
          <w:rFonts w:ascii="Times New Roman" w:hAnsi="Times New Roman" w:cs="Times New Roman"/>
          <w:vertAlign w:val="superscript"/>
        </w:rPr>
        <w:t>24</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524E7C">
        <w:rPr>
          <w:rFonts w:ascii="Times New Roman" w:hAnsi="Times New Roman" w:cs="Times New Roman"/>
        </w:rPr>
        <w:instrText xml:space="preserve"> ADDIN ZOTERO_ITEM CSL_CITATION {"citationID":"TX8V9wGh","properties":{"formattedCitation":"\\super 25\\nosupersub{}","plainCitation":"25","noteIndex":0},"citationItems":[{"id":765,"uris":["http://zotero.org/users/10202395/items/D9BXIT3D"],"itemData":{"id":765,"type":"article-journal","abstract":"We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524E7C" w:rsidRPr="00524E7C">
        <w:rPr>
          <w:rFonts w:ascii="Times New Roman" w:hAnsi="Times New Roman" w:cs="Times New Roman"/>
          <w:vertAlign w:val="superscript"/>
        </w:rPr>
        <w:t>25</w:t>
      </w:r>
      <w:r w:rsidR="00213180">
        <w:rPr>
          <w:rFonts w:ascii="Times New Roman" w:hAnsi="Times New Roman" w:cs="Times New Roman"/>
        </w:rPr>
        <w:fldChar w:fldCharType="end"/>
      </w:r>
    </w:p>
    <w:p w14:paraId="50382E95" w14:textId="7C8F5BFC" w:rsidR="000B6E75" w:rsidRPr="00E150CA" w:rsidRDefault="000B6E75" w:rsidP="00551D54">
      <w:pPr>
        <w:rPr>
          <w:rFonts w:ascii="Times New Roman" w:hAnsi="Times New Roman" w:cs="Times New Roman"/>
        </w:rPr>
      </w:pPr>
    </w:p>
    <w:p w14:paraId="287F2031" w14:textId="77777777"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77777777" w:rsidR="000C6A15" w:rsidRDefault="000C6A15" w:rsidP="00551D54">
      <w:pPr>
        <w:rPr>
          <w:rFonts w:ascii="Times New Roman" w:hAnsi="Times New Roman" w:cs="Times New Roman"/>
          <w:b/>
          <w:bCs/>
        </w:rPr>
      </w:pPr>
    </w:p>
    <w:p w14:paraId="10CB154E" w14:textId="5F36FFB1" w:rsidR="000C6A15" w:rsidRDefault="000C6A15" w:rsidP="00551D54">
      <w:pPr>
        <w:rPr>
          <w:rFonts w:ascii="Times New Roman" w:hAnsi="Times New Roman" w:cs="Times New Roman"/>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lastRenderedPageBreak/>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53702FB8" w14:textId="22A93702" w:rsidR="00410AAC" w:rsidRPr="00410AAC" w:rsidRDefault="00410AAC" w:rsidP="007A638C">
      <w:pPr>
        <w:rPr>
          <w:rFonts w:ascii="Times New Roman" w:hAnsi="Times New Roman" w:cs="Times New Roman"/>
        </w:rPr>
      </w:pPr>
    </w:p>
    <w:p w14:paraId="435EF839" w14:textId="23974514" w:rsidR="00083DB1" w:rsidRPr="00E150CA" w:rsidRDefault="008F2180" w:rsidP="00551D54">
      <w:pPr>
        <w:rPr>
          <w:rFonts w:ascii="Times New Roman" w:hAnsi="Times New Roman" w:cs="Times New Roman"/>
          <w:b/>
          <w:bCs/>
        </w:rPr>
      </w:pPr>
      <w:r>
        <w:rPr>
          <w:rFonts w:ascii="Times New Roman" w:hAnsi="Times New Roman" w:cs="Times New Roman"/>
          <w:b/>
          <w:bCs/>
          <w:noProof/>
        </w:rPr>
        <w:drawing>
          <wp:inline distT="0" distB="0" distL="0" distR="0" wp14:anchorId="7D41C3AA" wp14:editId="672C2156">
            <wp:extent cx="5943600" cy="3742055"/>
            <wp:effectExtent l="0" t="0" r="0" b="4445"/>
            <wp:docPr id="1623101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1152" name="Picture 1623101152"/>
                    <pic:cNvPicPr/>
                  </pic:nvPicPr>
                  <pic:blipFill>
                    <a:blip r:embed="rId13"/>
                    <a:stretch>
                      <a:fillRect/>
                    </a:stretch>
                  </pic:blipFill>
                  <pic:spPr>
                    <a:xfrm>
                      <a:off x="0" y="0"/>
                      <a:ext cx="5943600" cy="3742055"/>
                    </a:xfrm>
                    <a:prstGeom prst="rect">
                      <a:avLst/>
                    </a:prstGeom>
                  </pic:spPr>
                </pic:pic>
              </a:graphicData>
            </a:graphic>
          </wp:inline>
        </w:drawing>
      </w:r>
    </w:p>
    <w:p w14:paraId="3CBD27E3" w14:textId="295D75DB"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77777777" w:rsidR="00083DB1" w:rsidRDefault="00083DB1" w:rsidP="00551D54">
      <w:pPr>
        <w:rPr>
          <w:rFonts w:ascii="Times New Roman" w:hAnsi="Times New Roman" w:cs="Times New Roman"/>
        </w:rPr>
      </w:pPr>
    </w:p>
    <w:p w14:paraId="2F87ED76" w14:textId="7E95A38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77777777" w:rsidR="00560272" w:rsidRDefault="00560272" w:rsidP="00551D54">
      <w:pPr>
        <w:rPr>
          <w:rFonts w:ascii="Times New Roman" w:hAnsi="Times New Roman" w:cs="Times New Roman"/>
        </w:rPr>
      </w:pPr>
    </w:p>
    <w:p w14:paraId="05C2EE37" w14:textId="7F803BDE"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7777777" w:rsidR="00ED662B" w:rsidRDefault="00ED662B" w:rsidP="00551D54">
      <w:pPr>
        <w:rPr>
          <w:rFonts w:ascii="Times New Roman" w:hAnsi="Times New Roman" w:cs="Times New Roman"/>
        </w:rPr>
      </w:pPr>
    </w:p>
    <w:p w14:paraId="04BD5B0C" w14:textId="410699AE"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0804BA30">
            <wp:simplePos x="0" y="0"/>
            <wp:positionH relativeFrom="column">
              <wp:posOffset>0</wp:posOffset>
            </wp:positionH>
            <wp:positionV relativeFrom="paragraph">
              <wp:posOffset>0</wp:posOffset>
            </wp:positionV>
            <wp:extent cx="6339840" cy="6339840"/>
            <wp:effectExtent l="0" t="0" r="0" b="0"/>
            <wp:wrapTight wrapText="bothSides">
              <wp:wrapPolygon edited="0">
                <wp:start x="130" y="0"/>
                <wp:lineTo x="0" y="303"/>
                <wp:lineTo x="0" y="433"/>
                <wp:lineTo x="260" y="692"/>
                <wp:lineTo x="260" y="6880"/>
                <wp:lineTo x="10774" y="6923"/>
                <wp:lineTo x="0" y="7139"/>
                <wp:lineTo x="0" y="7615"/>
                <wp:lineTo x="260" y="8308"/>
                <wp:lineTo x="260" y="13846"/>
                <wp:lineTo x="0" y="14538"/>
                <wp:lineTo x="0" y="14712"/>
                <wp:lineTo x="216" y="15231"/>
                <wp:lineTo x="260" y="21288"/>
                <wp:lineTo x="16053" y="21288"/>
                <wp:lineTo x="20813" y="21115"/>
                <wp:lineTo x="20813" y="14712"/>
                <wp:lineTo x="16096" y="14582"/>
                <wp:lineTo x="3808" y="14538"/>
                <wp:lineTo x="21418" y="13976"/>
                <wp:lineTo x="21505" y="7442"/>
                <wp:lineTo x="10774" y="6923"/>
                <wp:lineTo x="21505" y="6793"/>
                <wp:lineTo x="21505" y="260"/>
                <wp:lineTo x="433" y="0"/>
                <wp:lineTo x="130"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4"/>
                    <a:stretch>
                      <a:fillRect/>
                    </a:stretch>
                  </pic:blipFill>
                  <pic:spPr>
                    <a:xfrm>
                      <a:off x="0" y="0"/>
                      <a:ext cx="6339840" cy="6339840"/>
                    </a:xfrm>
                    <a:prstGeom prst="rect">
                      <a:avLst/>
                    </a:prstGeom>
                  </pic:spPr>
                </pic:pic>
              </a:graphicData>
            </a:graphic>
            <wp14:sizeRelH relativeFrom="page">
              <wp14:pctWidth>0</wp14:pctWidth>
            </wp14:sizeRelH>
            <wp14:sizeRelV relativeFrom="page">
              <wp14:pctHeight>0</wp14:pctHeight>
            </wp14:sizeRelV>
          </wp:anchor>
        </w:drawing>
      </w:r>
    </w:p>
    <w:p w14:paraId="4CC64F68" w14:textId="03A56123"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77777777" w:rsidR="006C67EB" w:rsidRDefault="006C67EB" w:rsidP="003771C7">
      <w:pPr>
        <w:rPr>
          <w:rFonts w:ascii="Times New Roman" w:hAnsi="Times New Roman" w:cs="Times New Roman"/>
        </w:rPr>
      </w:pPr>
    </w:p>
    <w:p w14:paraId="1E45EFD8" w14:textId="5F5DDF12"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lastRenderedPageBreak/>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77777777" w:rsidR="00A70F65" w:rsidRDefault="00A70F65" w:rsidP="003771C7">
      <w:pPr>
        <w:rPr>
          <w:rFonts w:ascii="Times New Roman" w:hAnsi="Times New Roman" w:cs="Times New Roman"/>
        </w:rPr>
      </w:pPr>
    </w:p>
    <w:p w14:paraId="68FB2AF5" w14:textId="57EA10E3"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2EE96D3E" w:rsidR="00CB3595" w:rsidRDefault="008772E9"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69504" behindDoc="1" locked="0" layoutInCell="1" allowOverlap="1" wp14:anchorId="341388A9" wp14:editId="3ABDF135">
            <wp:simplePos x="0" y="0"/>
            <wp:positionH relativeFrom="column">
              <wp:posOffset>-50800</wp:posOffset>
            </wp:positionH>
            <wp:positionV relativeFrom="paragraph">
              <wp:posOffset>222885</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47864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4092" name="Picture 747864092"/>
                    <pic:cNvPicPr/>
                  </pic:nvPicPr>
                  <pic:blipFill>
                    <a:blip r:embed="rId15"/>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1463C3BC" w:rsidR="007C73A9" w:rsidRDefault="007C73A9" w:rsidP="00551D54">
      <w:pPr>
        <w:rPr>
          <w:rFonts w:ascii="Times New Roman" w:hAnsi="Times New Roman" w:cs="Times New Roman"/>
        </w:rPr>
      </w:pPr>
    </w:p>
    <w:p w14:paraId="1904F4FD" w14:textId="5F5978AA" w:rsidR="005B2BD0" w:rsidRDefault="005B2BD0" w:rsidP="00551D54">
      <w:pPr>
        <w:rPr>
          <w:rFonts w:ascii="Times New Roman" w:hAnsi="Times New Roman" w:cs="Times New Roman"/>
          <w:i/>
          <w:iCs/>
        </w:rPr>
      </w:pPr>
    </w:p>
    <w:p w14:paraId="199095B6" w14:textId="6623924C" w:rsidR="0049174D" w:rsidRDefault="0049174D" w:rsidP="00551D54">
      <w:pPr>
        <w:rPr>
          <w:rFonts w:ascii="Times New Roman" w:hAnsi="Times New Roman" w:cs="Times New Roman"/>
        </w:rPr>
      </w:pPr>
    </w:p>
    <w:p w14:paraId="5E7D9206" w14:textId="77777777" w:rsidR="004902E4" w:rsidRDefault="004902E4" w:rsidP="00551D54">
      <w:pPr>
        <w:rPr>
          <w:rFonts w:ascii="Times New Roman" w:hAnsi="Times New Roman" w:cs="Times New Roman"/>
          <w:b/>
          <w:bCs/>
          <w:i/>
          <w:iCs/>
        </w:rPr>
      </w:pPr>
    </w:p>
    <w:p w14:paraId="72F33471" w14:textId="394A7890" w:rsidR="004902E4" w:rsidRDefault="004902E4" w:rsidP="00551D54">
      <w:pPr>
        <w:rPr>
          <w:rFonts w:ascii="Times New Roman" w:hAnsi="Times New Roman" w:cs="Times New Roman"/>
          <w:b/>
          <w:bCs/>
          <w:i/>
          <w:iCs/>
        </w:rPr>
      </w:pPr>
    </w:p>
    <w:p w14:paraId="7CEE42A4" w14:textId="77777777" w:rsidR="004902E4" w:rsidRDefault="004902E4" w:rsidP="00551D54">
      <w:pPr>
        <w:rPr>
          <w:rFonts w:ascii="Times New Roman" w:hAnsi="Times New Roman" w:cs="Times New Roman"/>
          <w:b/>
          <w:bCs/>
          <w:i/>
          <w:iCs/>
        </w:rPr>
      </w:pPr>
    </w:p>
    <w:p w14:paraId="467D8E44" w14:textId="77777777" w:rsidR="004902E4" w:rsidRDefault="004902E4" w:rsidP="00551D54">
      <w:pPr>
        <w:rPr>
          <w:rFonts w:ascii="Times New Roman" w:hAnsi="Times New Roman" w:cs="Times New Roman"/>
          <w:b/>
          <w:bCs/>
          <w:i/>
          <w:iCs/>
        </w:rPr>
      </w:pPr>
    </w:p>
    <w:p w14:paraId="76C55FA4" w14:textId="77777777" w:rsidR="004902E4" w:rsidRDefault="004902E4" w:rsidP="00551D54">
      <w:pPr>
        <w:rPr>
          <w:rFonts w:ascii="Times New Roman" w:hAnsi="Times New Roman" w:cs="Times New Roman"/>
          <w:b/>
          <w:bCs/>
          <w:i/>
          <w:iCs/>
        </w:rPr>
      </w:pPr>
    </w:p>
    <w:p w14:paraId="61009364" w14:textId="77777777" w:rsidR="004902E4" w:rsidRDefault="004902E4" w:rsidP="00551D54">
      <w:pPr>
        <w:rPr>
          <w:rFonts w:ascii="Times New Roman" w:hAnsi="Times New Roman" w:cs="Times New Roman"/>
          <w:b/>
          <w:bCs/>
          <w:i/>
          <w:iCs/>
        </w:rPr>
      </w:pPr>
    </w:p>
    <w:p w14:paraId="587EADB0" w14:textId="77777777" w:rsidR="004902E4" w:rsidRDefault="004902E4" w:rsidP="00551D54">
      <w:pPr>
        <w:rPr>
          <w:rFonts w:ascii="Times New Roman" w:hAnsi="Times New Roman" w:cs="Times New Roman"/>
          <w:b/>
          <w:bCs/>
          <w:i/>
          <w:iCs/>
        </w:rPr>
      </w:pPr>
    </w:p>
    <w:p w14:paraId="3F570FEC" w14:textId="58DCF198" w:rsidR="004902E4" w:rsidRDefault="004902E4" w:rsidP="00551D54">
      <w:pPr>
        <w:rPr>
          <w:rFonts w:ascii="Times New Roman" w:hAnsi="Times New Roman" w:cs="Times New Roman"/>
          <w:b/>
          <w:bCs/>
          <w:i/>
          <w:iCs/>
        </w:rPr>
      </w:pPr>
    </w:p>
    <w:p w14:paraId="44EAF2DA" w14:textId="50A3BF32" w:rsidR="004902E4" w:rsidRDefault="004902E4" w:rsidP="00551D54">
      <w:pPr>
        <w:rPr>
          <w:rFonts w:ascii="Times New Roman" w:hAnsi="Times New Roman" w:cs="Times New Roman"/>
          <w:b/>
          <w:bCs/>
          <w:i/>
          <w:iCs/>
        </w:rPr>
      </w:pPr>
    </w:p>
    <w:p w14:paraId="58FC3A85" w14:textId="35A59BF3" w:rsidR="004902E4" w:rsidRDefault="004902E4" w:rsidP="00551D54">
      <w:pPr>
        <w:rPr>
          <w:rFonts w:ascii="Times New Roman" w:hAnsi="Times New Roman" w:cs="Times New Roman"/>
          <w:b/>
          <w:bCs/>
          <w:i/>
          <w:iCs/>
        </w:rPr>
      </w:pPr>
    </w:p>
    <w:p w14:paraId="32B731F7" w14:textId="6EAC7607" w:rsidR="004902E4" w:rsidRDefault="004902E4" w:rsidP="00551D54">
      <w:pPr>
        <w:rPr>
          <w:rFonts w:ascii="Times New Roman" w:hAnsi="Times New Roman" w:cs="Times New Roman"/>
          <w:b/>
          <w:bCs/>
          <w:i/>
          <w:iCs/>
        </w:rPr>
      </w:pPr>
    </w:p>
    <w:p w14:paraId="029A9A04" w14:textId="77777777" w:rsidR="004902E4" w:rsidRDefault="004902E4" w:rsidP="00551D54">
      <w:pPr>
        <w:rPr>
          <w:rFonts w:ascii="Times New Roman" w:hAnsi="Times New Roman" w:cs="Times New Roman"/>
          <w:b/>
          <w:bCs/>
          <w:i/>
          <w:iCs/>
        </w:rPr>
      </w:pPr>
    </w:p>
    <w:p w14:paraId="7FA3C823" w14:textId="77777777" w:rsidR="004902E4" w:rsidRDefault="004902E4" w:rsidP="00551D54">
      <w:pPr>
        <w:rPr>
          <w:rFonts w:ascii="Times New Roman" w:hAnsi="Times New Roman" w:cs="Times New Roman"/>
          <w:b/>
          <w:bCs/>
          <w:i/>
          <w:iCs/>
        </w:rPr>
      </w:pPr>
    </w:p>
    <w:p w14:paraId="34563256" w14:textId="77777777" w:rsidR="004902E4" w:rsidRDefault="004902E4" w:rsidP="00551D54">
      <w:pPr>
        <w:rPr>
          <w:rFonts w:ascii="Times New Roman" w:hAnsi="Times New Roman" w:cs="Times New Roman"/>
          <w:b/>
          <w:bCs/>
          <w:i/>
          <w:iCs/>
        </w:rPr>
      </w:pPr>
    </w:p>
    <w:p w14:paraId="4CAA7256" w14:textId="77777777" w:rsidR="004902E4" w:rsidRDefault="004902E4" w:rsidP="00551D54">
      <w:pPr>
        <w:rPr>
          <w:rFonts w:ascii="Times New Roman" w:hAnsi="Times New Roman" w:cs="Times New Roman"/>
          <w:b/>
          <w:bCs/>
          <w:i/>
          <w:iCs/>
        </w:rPr>
      </w:pPr>
    </w:p>
    <w:p w14:paraId="5C928683" w14:textId="23F1C6B4" w:rsidR="004902E4" w:rsidRDefault="004902E4" w:rsidP="00551D54">
      <w:pPr>
        <w:rPr>
          <w:rFonts w:ascii="Times New Roman" w:hAnsi="Times New Roman" w:cs="Times New Roman"/>
          <w:b/>
          <w:bCs/>
          <w:i/>
          <w:iCs/>
        </w:rPr>
      </w:pPr>
    </w:p>
    <w:p w14:paraId="224FA2A8" w14:textId="77777777" w:rsidR="004902E4" w:rsidRDefault="004902E4" w:rsidP="00551D54">
      <w:pPr>
        <w:rPr>
          <w:rFonts w:ascii="Times New Roman" w:hAnsi="Times New Roman" w:cs="Times New Roman"/>
          <w:b/>
          <w:bCs/>
          <w:i/>
          <w:iCs/>
        </w:rPr>
      </w:pPr>
    </w:p>
    <w:p w14:paraId="310C15D9" w14:textId="77777777" w:rsidR="004902E4" w:rsidRDefault="004902E4" w:rsidP="00551D54">
      <w:pPr>
        <w:rPr>
          <w:rFonts w:ascii="Times New Roman" w:hAnsi="Times New Roman" w:cs="Times New Roman"/>
          <w:b/>
          <w:bCs/>
          <w:i/>
          <w:iCs/>
        </w:rPr>
      </w:pPr>
    </w:p>
    <w:p w14:paraId="3A29B291" w14:textId="77777777" w:rsidR="004902E4" w:rsidRDefault="004902E4" w:rsidP="00551D54">
      <w:pPr>
        <w:rPr>
          <w:rFonts w:ascii="Times New Roman" w:hAnsi="Times New Roman" w:cs="Times New Roman"/>
          <w:b/>
          <w:bCs/>
          <w:i/>
          <w:iCs/>
        </w:rPr>
      </w:pPr>
    </w:p>
    <w:p w14:paraId="575F5BB0" w14:textId="77777777" w:rsidR="004902E4" w:rsidRDefault="004902E4" w:rsidP="00551D54">
      <w:pPr>
        <w:rPr>
          <w:rFonts w:ascii="Times New Roman" w:hAnsi="Times New Roman" w:cs="Times New Roman"/>
          <w:b/>
          <w:bCs/>
          <w:i/>
          <w:iCs/>
        </w:rPr>
      </w:pPr>
    </w:p>
    <w:p w14:paraId="6B5716CF" w14:textId="77777777" w:rsidR="00702E03" w:rsidRDefault="00702E03" w:rsidP="00551D54">
      <w:pPr>
        <w:rPr>
          <w:rFonts w:ascii="Times New Roman" w:hAnsi="Times New Roman" w:cs="Times New Roman"/>
          <w:b/>
          <w:bCs/>
          <w:i/>
          <w:iCs/>
        </w:rPr>
      </w:pPr>
    </w:p>
    <w:p w14:paraId="11ACC793" w14:textId="5388A93F" w:rsidR="00702E03" w:rsidRDefault="00702E03" w:rsidP="00551D54">
      <w:pPr>
        <w:rPr>
          <w:rFonts w:ascii="Times New Roman" w:hAnsi="Times New Roman" w:cs="Times New Roman"/>
          <w:b/>
          <w:bCs/>
          <w:i/>
          <w:iCs/>
        </w:rPr>
      </w:pPr>
    </w:p>
    <w:p w14:paraId="70001C0B" w14:textId="77777777" w:rsidR="004902E4" w:rsidRDefault="004902E4" w:rsidP="00551D54">
      <w:pPr>
        <w:rPr>
          <w:rFonts w:ascii="Times New Roman" w:hAnsi="Times New Roman" w:cs="Times New Roman"/>
          <w:b/>
          <w:bCs/>
          <w:i/>
          <w:iCs/>
        </w:rPr>
      </w:pPr>
    </w:p>
    <w:p w14:paraId="166927ED" w14:textId="77777777" w:rsidR="00A014FF" w:rsidRDefault="00A014FF" w:rsidP="00551D54">
      <w:pPr>
        <w:rPr>
          <w:rFonts w:ascii="Times New Roman" w:hAnsi="Times New Roman" w:cs="Times New Roman"/>
          <w:b/>
          <w:bCs/>
          <w:i/>
          <w:iCs/>
        </w:rPr>
      </w:pPr>
    </w:p>
    <w:p w14:paraId="04D379BA" w14:textId="77777777" w:rsidR="00A014FF" w:rsidRDefault="00A014FF" w:rsidP="00551D54">
      <w:pPr>
        <w:rPr>
          <w:rFonts w:ascii="Times New Roman" w:hAnsi="Times New Roman" w:cs="Times New Roman"/>
          <w:b/>
          <w:bCs/>
          <w:i/>
          <w:iCs/>
        </w:rPr>
      </w:pPr>
    </w:p>
    <w:p w14:paraId="58261D5C" w14:textId="0616A26F"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p>
    <w:p w14:paraId="55E71BF5" w14:textId="0095E804" w:rsidR="00346FF4" w:rsidRDefault="00346FF4" w:rsidP="006A4AC4">
      <w:pPr>
        <w:rPr>
          <w:rFonts w:ascii="Times New Roman" w:hAnsi="Times New Roman" w:cs="Times New Roman"/>
        </w:rPr>
      </w:pPr>
    </w:p>
    <w:p w14:paraId="7414928F" w14:textId="08A74004"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77777777" w:rsidR="00D81AD7" w:rsidRDefault="00D81AD7" w:rsidP="00551D54">
      <w:pPr>
        <w:rPr>
          <w:rFonts w:ascii="Times New Roman" w:hAnsi="Times New Roman" w:cs="Times New Roman"/>
        </w:rPr>
      </w:pPr>
    </w:p>
    <w:p w14:paraId="728AACCD" w14:textId="359E5A09"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 xml:space="preserve">three temperate cities (Zhengzhou, </w:t>
      </w:r>
      <w:proofErr w:type="spellStart"/>
      <w:r w:rsidR="006C1F22">
        <w:rPr>
          <w:rFonts w:ascii="Times New Roman" w:hAnsi="Times New Roman" w:cs="Times New Roman"/>
        </w:rPr>
        <w:t>Shiyan</w:t>
      </w:r>
      <w:proofErr w:type="spellEnd"/>
      <w:r w:rsidR="006C1F22">
        <w:rPr>
          <w:rFonts w:ascii="Times New Roman" w:hAnsi="Times New Roman" w:cs="Times New Roman"/>
        </w:rPr>
        <w:t>,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3567860A" w:rsidR="00346FF4" w:rsidRDefault="00346FF4" w:rsidP="00551D54">
      <w:pPr>
        <w:rPr>
          <w:rFonts w:ascii="Times New Roman" w:hAnsi="Times New Roman" w:cs="Times New Roman"/>
          <w:i/>
          <w:iCs/>
        </w:rPr>
      </w:pPr>
    </w:p>
    <w:p w14:paraId="70CC2C59" w14:textId="5F8FEBED" w:rsidR="00346FF4" w:rsidRDefault="00346FF4" w:rsidP="00551D54">
      <w:pPr>
        <w:rPr>
          <w:rFonts w:ascii="Times New Roman" w:hAnsi="Times New Roman" w:cs="Times New Roman"/>
          <w:i/>
          <w:iCs/>
        </w:rPr>
      </w:pPr>
    </w:p>
    <w:p w14:paraId="678D4FA7" w14:textId="584F5744" w:rsidR="00346FF4" w:rsidRDefault="00346FF4" w:rsidP="00551D54">
      <w:pPr>
        <w:rPr>
          <w:rFonts w:ascii="Times New Roman" w:hAnsi="Times New Roman" w:cs="Times New Roman"/>
          <w:i/>
          <w:iCs/>
        </w:rPr>
      </w:pPr>
    </w:p>
    <w:p w14:paraId="2D30E13B" w14:textId="562C9687" w:rsidR="00346FF4" w:rsidRDefault="00346FF4" w:rsidP="00551D54">
      <w:pPr>
        <w:rPr>
          <w:rFonts w:ascii="Times New Roman" w:hAnsi="Times New Roman" w:cs="Times New Roman"/>
          <w:i/>
          <w:iCs/>
        </w:rPr>
      </w:pPr>
    </w:p>
    <w:p w14:paraId="1663D727" w14:textId="20C1B61F" w:rsidR="00346FF4" w:rsidRDefault="00346FF4" w:rsidP="00551D54">
      <w:pPr>
        <w:rPr>
          <w:rFonts w:ascii="Times New Roman" w:hAnsi="Times New Roman" w:cs="Times New Roman"/>
          <w:i/>
          <w:iCs/>
        </w:rPr>
      </w:pPr>
    </w:p>
    <w:p w14:paraId="67DBD47F" w14:textId="39E7C8FD" w:rsidR="00346FF4" w:rsidRDefault="00346FF4" w:rsidP="00551D54">
      <w:pPr>
        <w:rPr>
          <w:rFonts w:ascii="Times New Roman" w:hAnsi="Times New Roman" w:cs="Times New Roman"/>
          <w:i/>
          <w:iCs/>
        </w:rPr>
      </w:pPr>
    </w:p>
    <w:p w14:paraId="35334F05" w14:textId="661A75CD" w:rsidR="00346FF4" w:rsidRDefault="00346FF4" w:rsidP="00551D54">
      <w:pPr>
        <w:rPr>
          <w:rFonts w:ascii="Times New Roman" w:hAnsi="Times New Roman" w:cs="Times New Roman"/>
          <w:i/>
          <w:iCs/>
        </w:rPr>
      </w:pPr>
    </w:p>
    <w:p w14:paraId="075249C8" w14:textId="77777777" w:rsidR="00346FF4" w:rsidRDefault="00346FF4" w:rsidP="00551D54">
      <w:pPr>
        <w:rPr>
          <w:rFonts w:ascii="Times New Roman" w:hAnsi="Times New Roman" w:cs="Times New Roman"/>
          <w:i/>
          <w:iCs/>
        </w:rPr>
      </w:pPr>
    </w:p>
    <w:p w14:paraId="461EF113" w14:textId="2CF9ABDB" w:rsidR="00346FF4" w:rsidRDefault="00346FF4" w:rsidP="00551D54">
      <w:pPr>
        <w:rPr>
          <w:rFonts w:ascii="Times New Roman" w:hAnsi="Times New Roman" w:cs="Times New Roman"/>
          <w:i/>
          <w:iCs/>
        </w:rPr>
      </w:pPr>
    </w:p>
    <w:p w14:paraId="79C62A97" w14:textId="163B5D2B" w:rsidR="00346FF4" w:rsidRDefault="00346FF4" w:rsidP="00551D54">
      <w:pPr>
        <w:rPr>
          <w:rFonts w:ascii="Times New Roman" w:hAnsi="Times New Roman" w:cs="Times New Roman"/>
          <w:i/>
          <w:iCs/>
        </w:rPr>
      </w:pPr>
    </w:p>
    <w:p w14:paraId="7D1B6F40" w14:textId="05554540" w:rsidR="00346FF4" w:rsidRDefault="00346FF4" w:rsidP="00551D54">
      <w:pPr>
        <w:rPr>
          <w:rFonts w:ascii="Times New Roman" w:hAnsi="Times New Roman" w:cs="Times New Roman"/>
          <w:i/>
          <w:iCs/>
        </w:rPr>
      </w:pPr>
    </w:p>
    <w:p w14:paraId="16FE2F8D" w14:textId="77777777" w:rsidR="00346FF4" w:rsidRDefault="00346FF4" w:rsidP="00551D54">
      <w:pPr>
        <w:rPr>
          <w:rFonts w:ascii="Times New Roman" w:hAnsi="Times New Roman" w:cs="Times New Roman"/>
          <w:i/>
          <w:iCs/>
        </w:rPr>
      </w:pPr>
    </w:p>
    <w:p w14:paraId="45491784" w14:textId="77777777" w:rsidR="00346FF4" w:rsidRDefault="00346FF4" w:rsidP="00551D54">
      <w:pPr>
        <w:rPr>
          <w:rFonts w:ascii="Times New Roman" w:hAnsi="Times New Roman" w:cs="Times New Roman"/>
          <w:i/>
          <w:iCs/>
        </w:rPr>
      </w:pPr>
    </w:p>
    <w:p w14:paraId="52B73003" w14:textId="77777777" w:rsidR="00346FF4" w:rsidRDefault="00346FF4" w:rsidP="00551D54">
      <w:pPr>
        <w:rPr>
          <w:rFonts w:ascii="Times New Roman" w:hAnsi="Times New Roman" w:cs="Times New Roman"/>
          <w:i/>
          <w:iCs/>
        </w:rPr>
      </w:pPr>
    </w:p>
    <w:p w14:paraId="6B40C939" w14:textId="77777777" w:rsidR="00346FF4" w:rsidRDefault="00346FF4" w:rsidP="00551D54">
      <w:pPr>
        <w:rPr>
          <w:rFonts w:ascii="Times New Roman" w:hAnsi="Times New Roman" w:cs="Times New Roman"/>
          <w:i/>
          <w:iCs/>
        </w:rPr>
      </w:pPr>
    </w:p>
    <w:p w14:paraId="21D0BCB6" w14:textId="77777777" w:rsidR="00346FF4" w:rsidRDefault="00346FF4" w:rsidP="00551D54">
      <w:pPr>
        <w:rPr>
          <w:rFonts w:ascii="Times New Roman" w:hAnsi="Times New Roman" w:cs="Times New Roman"/>
          <w:i/>
          <w:iCs/>
        </w:rPr>
      </w:pPr>
    </w:p>
    <w:p w14:paraId="574B1BFB" w14:textId="77777777" w:rsidR="00346FF4" w:rsidRDefault="00346FF4" w:rsidP="00551D54">
      <w:pPr>
        <w:rPr>
          <w:rFonts w:ascii="Times New Roman" w:hAnsi="Times New Roman" w:cs="Times New Roman"/>
          <w:i/>
          <w:iCs/>
        </w:rPr>
      </w:pPr>
    </w:p>
    <w:p w14:paraId="3B2056F8" w14:textId="77777777" w:rsidR="00346FF4" w:rsidRDefault="00346FF4" w:rsidP="00551D54">
      <w:pPr>
        <w:rPr>
          <w:rFonts w:ascii="Times New Roman" w:hAnsi="Times New Roman" w:cs="Times New Roman"/>
          <w:i/>
          <w:iCs/>
        </w:rPr>
      </w:pPr>
    </w:p>
    <w:p w14:paraId="5D1431FD" w14:textId="52B23E12" w:rsidR="00346FF4" w:rsidRDefault="00346FF4" w:rsidP="00551D54">
      <w:pPr>
        <w:rPr>
          <w:rFonts w:ascii="Times New Roman" w:hAnsi="Times New Roman" w:cs="Times New Roman"/>
          <w:i/>
          <w:iCs/>
        </w:rPr>
      </w:pPr>
    </w:p>
    <w:p w14:paraId="21534338" w14:textId="77777777" w:rsidR="00346FF4" w:rsidRDefault="00346FF4" w:rsidP="00551D54">
      <w:pPr>
        <w:rPr>
          <w:rFonts w:ascii="Times New Roman" w:hAnsi="Times New Roman" w:cs="Times New Roman"/>
          <w:i/>
          <w:iCs/>
        </w:rPr>
      </w:pPr>
    </w:p>
    <w:p w14:paraId="37B68AAE" w14:textId="76E5E8E3" w:rsidR="00346FF4" w:rsidRDefault="00346FF4" w:rsidP="00551D54">
      <w:pPr>
        <w:rPr>
          <w:rFonts w:ascii="Times New Roman" w:hAnsi="Times New Roman" w:cs="Times New Roman"/>
          <w:i/>
          <w:iCs/>
        </w:rPr>
      </w:pPr>
    </w:p>
    <w:p w14:paraId="3608893E" w14:textId="77777777" w:rsidR="00346FF4" w:rsidRDefault="00346FF4" w:rsidP="00551D54">
      <w:pPr>
        <w:rPr>
          <w:rFonts w:ascii="Times New Roman" w:hAnsi="Times New Roman" w:cs="Times New Roman"/>
          <w:i/>
          <w:iCs/>
        </w:rPr>
      </w:pPr>
    </w:p>
    <w:p w14:paraId="6C14BFC8" w14:textId="5E65F192" w:rsidR="00346FF4" w:rsidRDefault="00346FF4" w:rsidP="00551D54">
      <w:pPr>
        <w:rPr>
          <w:rFonts w:ascii="Times New Roman" w:hAnsi="Times New Roman" w:cs="Times New Roman"/>
          <w:i/>
          <w:iCs/>
        </w:rPr>
      </w:pPr>
    </w:p>
    <w:p w14:paraId="0917B666" w14:textId="01D27101" w:rsidR="00346FF4" w:rsidRDefault="00346FF4" w:rsidP="00551D54">
      <w:pPr>
        <w:rPr>
          <w:rFonts w:ascii="Times New Roman" w:hAnsi="Times New Roman" w:cs="Times New Roman"/>
          <w:i/>
          <w:iCs/>
        </w:rPr>
      </w:pPr>
    </w:p>
    <w:p w14:paraId="0BA11A38" w14:textId="6676A85F" w:rsidR="00346FF4" w:rsidRDefault="007E27F5"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0528" behindDoc="1" locked="0" layoutInCell="1" allowOverlap="1" wp14:anchorId="0758034D" wp14:editId="39977281">
            <wp:simplePos x="0" y="0"/>
            <wp:positionH relativeFrom="column">
              <wp:posOffset>599440</wp:posOffset>
            </wp:positionH>
            <wp:positionV relativeFrom="paragraph">
              <wp:posOffset>0</wp:posOffset>
            </wp:positionV>
            <wp:extent cx="4917440" cy="4917440"/>
            <wp:effectExtent l="0" t="0" r="0" b="0"/>
            <wp:wrapTight wrapText="bothSides">
              <wp:wrapPolygon edited="0">
                <wp:start x="112" y="0"/>
                <wp:lineTo x="0" y="279"/>
                <wp:lineTo x="0" y="446"/>
                <wp:lineTo x="2845" y="893"/>
                <wp:lineTo x="1952" y="1450"/>
                <wp:lineTo x="1952" y="1729"/>
                <wp:lineTo x="2845" y="1785"/>
                <wp:lineTo x="2845" y="2678"/>
                <wp:lineTo x="725" y="3570"/>
                <wp:lineTo x="725" y="3849"/>
                <wp:lineTo x="2231" y="4463"/>
                <wp:lineTo x="2845" y="4463"/>
                <wp:lineTo x="2845" y="5355"/>
                <wp:lineTo x="837" y="5690"/>
                <wp:lineTo x="837" y="6136"/>
                <wp:lineTo x="2845" y="6248"/>
                <wp:lineTo x="2845" y="7140"/>
                <wp:lineTo x="1283" y="7921"/>
                <wp:lineTo x="1395" y="8200"/>
                <wp:lineTo x="2566" y="8926"/>
                <wp:lineTo x="2845" y="8926"/>
                <wp:lineTo x="2845" y="9260"/>
                <wp:lineTo x="3180" y="9818"/>
                <wp:lineTo x="3347" y="10041"/>
                <wp:lineTo x="8758" y="10711"/>
                <wp:lineTo x="0" y="10767"/>
                <wp:lineTo x="0" y="11269"/>
                <wp:lineTo x="2845" y="11603"/>
                <wp:lineTo x="2008" y="12217"/>
                <wp:lineTo x="1952" y="12496"/>
                <wp:lineTo x="2455" y="12496"/>
                <wp:lineTo x="2845" y="13388"/>
                <wp:lineTo x="2845" y="14281"/>
                <wp:lineTo x="725" y="14281"/>
                <wp:lineTo x="725" y="14671"/>
                <wp:lineTo x="2845" y="15174"/>
                <wp:lineTo x="2845" y="16066"/>
                <wp:lineTo x="837" y="16512"/>
                <wp:lineTo x="837" y="16959"/>
                <wp:lineTo x="2845" y="16959"/>
                <wp:lineTo x="2845" y="17851"/>
                <wp:lineTo x="1283" y="18744"/>
                <wp:lineTo x="1283" y="18967"/>
                <wp:lineTo x="2455" y="19636"/>
                <wp:lineTo x="2845" y="19636"/>
                <wp:lineTo x="2845" y="20194"/>
                <wp:lineTo x="3347" y="20529"/>
                <wp:lineTo x="3905" y="20585"/>
                <wp:lineTo x="4574" y="21254"/>
                <wp:lineTo x="9539" y="21421"/>
                <wp:lineTo x="9930" y="21421"/>
                <wp:lineTo x="17070" y="21310"/>
                <wp:lineTo x="21254" y="20752"/>
                <wp:lineTo x="21421" y="19860"/>
                <wp:lineTo x="21533" y="10934"/>
                <wp:lineTo x="10767" y="10711"/>
                <wp:lineTo x="15452" y="10711"/>
                <wp:lineTo x="19525" y="10320"/>
                <wp:lineTo x="19469" y="9818"/>
                <wp:lineTo x="20473" y="9818"/>
                <wp:lineTo x="21477" y="9372"/>
                <wp:lineTo x="21533" y="167"/>
                <wp:lineTo x="446" y="0"/>
                <wp:lineTo x="112" y="0"/>
              </wp:wrapPolygon>
            </wp:wrapTight>
            <wp:docPr id="1531448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8967" name="Picture 1531448967"/>
                    <pic:cNvPicPr/>
                  </pic:nvPicPr>
                  <pic:blipFill>
                    <a:blip r:embed="rId16"/>
                    <a:stretch>
                      <a:fillRect/>
                    </a:stretch>
                  </pic:blipFill>
                  <pic:spPr>
                    <a:xfrm>
                      <a:off x="0" y="0"/>
                      <a:ext cx="4917440" cy="4917440"/>
                    </a:xfrm>
                    <a:prstGeom prst="rect">
                      <a:avLst/>
                    </a:prstGeom>
                  </pic:spPr>
                </pic:pic>
              </a:graphicData>
            </a:graphic>
            <wp14:sizeRelH relativeFrom="page">
              <wp14:pctWidth>0</wp14:pctWidth>
            </wp14:sizeRelH>
            <wp14:sizeRelV relativeFrom="page">
              <wp14:pctHeight>0</wp14:pctHeight>
            </wp14:sizeRelV>
          </wp:anchor>
        </w:drawing>
      </w:r>
    </w:p>
    <w:p w14:paraId="0EA2EBAC" w14:textId="067BCBD3" w:rsidR="00346FF4" w:rsidRDefault="00346FF4" w:rsidP="00551D54">
      <w:pPr>
        <w:rPr>
          <w:rFonts w:ascii="Times New Roman" w:hAnsi="Times New Roman" w:cs="Times New Roman"/>
          <w:i/>
          <w:iCs/>
        </w:rPr>
      </w:pPr>
    </w:p>
    <w:p w14:paraId="48B3653A" w14:textId="5113DA60" w:rsidR="00346FF4" w:rsidRDefault="00346FF4" w:rsidP="00551D54">
      <w:pPr>
        <w:rPr>
          <w:rFonts w:ascii="Times New Roman" w:hAnsi="Times New Roman" w:cs="Times New Roman"/>
          <w:i/>
          <w:iCs/>
        </w:rPr>
      </w:pPr>
    </w:p>
    <w:p w14:paraId="08B30B3F" w14:textId="4D8ACDA6" w:rsidR="00346FF4" w:rsidRDefault="00346FF4" w:rsidP="00551D54">
      <w:pPr>
        <w:rPr>
          <w:rFonts w:ascii="Times New Roman" w:hAnsi="Times New Roman" w:cs="Times New Roman"/>
          <w:i/>
          <w:iCs/>
        </w:rPr>
      </w:pPr>
    </w:p>
    <w:p w14:paraId="32296932" w14:textId="1D12F4A8" w:rsidR="00346FF4" w:rsidRDefault="00346FF4" w:rsidP="00551D54">
      <w:pPr>
        <w:rPr>
          <w:rFonts w:ascii="Times New Roman" w:hAnsi="Times New Roman" w:cs="Times New Roman"/>
          <w:i/>
          <w:iCs/>
        </w:rPr>
      </w:pPr>
    </w:p>
    <w:p w14:paraId="3F8143F4" w14:textId="4C1BED97" w:rsidR="00346FF4" w:rsidRDefault="00346FF4" w:rsidP="00551D54">
      <w:pPr>
        <w:rPr>
          <w:rFonts w:ascii="Times New Roman" w:hAnsi="Times New Roman" w:cs="Times New Roman"/>
          <w:i/>
          <w:iCs/>
        </w:rPr>
      </w:pPr>
    </w:p>
    <w:p w14:paraId="19B7DDE0" w14:textId="77777777" w:rsidR="00346FF4" w:rsidRDefault="00346FF4" w:rsidP="00551D54">
      <w:pPr>
        <w:rPr>
          <w:rFonts w:ascii="Times New Roman" w:hAnsi="Times New Roman" w:cs="Times New Roman"/>
          <w:i/>
          <w:iCs/>
        </w:rPr>
      </w:pPr>
    </w:p>
    <w:p w14:paraId="7E36A2C5" w14:textId="77777777" w:rsidR="00346FF4" w:rsidRDefault="00346FF4" w:rsidP="00551D54">
      <w:pPr>
        <w:rPr>
          <w:rFonts w:ascii="Times New Roman" w:hAnsi="Times New Roman" w:cs="Times New Roman"/>
          <w:i/>
          <w:iCs/>
        </w:rPr>
      </w:pPr>
    </w:p>
    <w:p w14:paraId="150243F1" w14:textId="77777777" w:rsidR="00346FF4" w:rsidRDefault="00346FF4" w:rsidP="00551D54">
      <w:pPr>
        <w:rPr>
          <w:rFonts w:ascii="Times New Roman" w:hAnsi="Times New Roman" w:cs="Times New Roman"/>
          <w:i/>
          <w:iCs/>
        </w:rPr>
      </w:pPr>
    </w:p>
    <w:p w14:paraId="2396DC53" w14:textId="77777777" w:rsidR="007E27F5" w:rsidRDefault="007E27F5" w:rsidP="00551D54">
      <w:pPr>
        <w:rPr>
          <w:rFonts w:ascii="Times New Roman" w:hAnsi="Times New Roman" w:cs="Times New Roman"/>
          <w:i/>
          <w:iCs/>
        </w:rPr>
      </w:pPr>
    </w:p>
    <w:p w14:paraId="3BBB30C7" w14:textId="77777777" w:rsidR="007E27F5" w:rsidRDefault="007E27F5" w:rsidP="00551D54">
      <w:pPr>
        <w:rPr>
          <w:rFonts w:ascii="Times New Roman" w:hAnsi="Times New Roman" w:cs="Times New Roman"/>
          <w:i/>
          <w:iCs/>
        </w:rPr>
      </w:pPr>
    </w:p>
    <w:p w14:paraId="38E1C63F" w14:textId="77777777" w:rsidR="007E27F5" w:rsidRDefault="007E27F5" w:rsidP="00551D54">
      <w:pPr>
        <w:rPr>
          <w:rFonts w:ascii="Times New Roman" w:hAnsi="Times New Roman" w:cs="Times New Roman"/>
          <w:i/>
          <w:iCs/>
        </w:rPr>
      </w:pPr>
    </w:p>
    <w:p w14:paraId="53039100" w14:textId="77777777" w:rsidR="007E27F5" w:rsidRDefault="007E27F5" w:rsidP="00551D54">
      <w:pPr>
        <w:rPr>
          <w:rFonts w:ascii="Times New Roman" w:hAnsi="Times New Roman" w:cs="Times New Roman"/>
          <w:i/>
          <w:iCs/>
        </w:rPr>
      </w:pPr>
    </w:p>
    <w:p w14:paraId="73D5A35A" w14:textId="77777777" w:rsidR="007E27F5" w:rsidRDefault="007E27F5" w:rsidP="00551D54">
      <w:pPr>
        <w:rPr>
          <w:rFonts w:ascii="Times New Roman" w:hAnsi="Times New Roman" w:cs="Times New Roman"/>
          <w:i/>
          <w:iCs/>
        </w:rPr>
      </w:pPr>
    </w:p>
    <w:p w14:paraId="2B670F03" w14:textId="77777777" w:rsidR="007E27F5" w:rsidRDefault="007E27F5" w:rsidP="00551D54">
      <w:pPr>
        <w:rPr>
          <w:rFonts w:ascii="Times New Roman" w:hAnsi="Times New Roman" w:cs="Times New Roman"/>
          <w:i/>
          <w:iCs/>
        </w:rPr>
      </w:pPr>
    </w:p>
    <w:p w14:paraId="3E17FB03" w14:textId="77777777" w:rsidR="007E27F5" w:rsidRDefault="007E27F5" w:rsidP="00551D54">
      <w:pPr>
        <w:rPr>
          <w:rFonts w:ascii="Times New Roman" w:hAnsi="Times New Roman" w:cs="Times New Roman"/>
          <w:i/>
          <w:iCs/>
        </w:rPr>
      </w:pPr>
    </w:p>
    <w:p w14:paraId="3563E5E4" w14:textId="77777777" w:rsidR="007E27F5" w:rsidRDefault="007E27F5" w:rsidP="00551D54">
      <w:pPr>
        <w:rPr>
          <w:rFonts w:ascii="Times New Roman" w:hAnsi="Times New Roman" w:cs="Times New Roman"/>
          <w:i/>
          <w:iCs/>
        </w:rPr>
      </w:pPr>
    </w:p>
    <w:p w14:paraId="7802E473" w14:textId="77777777" w:rsidR="007E27F5" w:rsidRDefault="007E27F5" w:rsidP="00551D54">
      <w:pPr>
        <w:rPr>
          <w:rFonts w:ascii="Times New Roman" w:hAnsi="Times New Roman" w:cs="Times New Roman"/>
          <w:i/>
          <w:iCs/>
        </w:rPr>
      </w:pPr>
    </w:p>
    <w:p w14:paraId="6BE79226" w14:textId="77777777" w:rsidR="007E27F5" w:rsidRDefault="007E27F5" w:rsidP="00551D54">
      <w:pPr>
        <w:rPr>
          <w:rFonts w:ascii="Times New Roman" w:hAnsi="Times New Roman" w:cs="Times New Roman"/>
          <w:i/>
          <w:iCs/>
        </w:rPr>
      </w:pPr>
    </w:p>
    <w:p w14:paraId="076C7589" w14:textId="77777777" w:rsidR="007E27F5" w:rsidRDefault="007E27F5" w:rsidP="00551D54">
      <w:pPr>
        <w:rPr>
          <w:rFonts w:ascii="Times New Roman" w:hAnsi="Times New Roman" w:cs="Times New Roman"/>
          <w:i/>
          <w:iCs/>
        </w:rPr>
      </w:pPr>
    </w:p>
    <w:p w14:paraId="14939B27" w14:textId="77777777" w:rsidR="007E27F5" w:rsidRDefault="007E27F5" w:rsidP="00551D54">
      <w:pPr>
        <w:rPr>
          <w:rFonts w:ascii="Times New Roman" w:hAnsi="Times New Roman" w:cs="Times New Roman"/>
          <w:i/>
          <w:iCs/>
        </w:rPr>
      </w:pPr>
    </w:p>
    <w:p w14:paraId="7986EA36" w14:textId="77777777" w:rsidR="007E27F5" w:rsidRDefault="007E27F5" w:rsidP="00551D54">
      <w:pPr>
        <w:rPr>
          <w:rFonts w:ascii="Times New Roman" w:hAnsi="Times New Roman" w:cs="Times New Roman"/>
          <w:i/>
          <w:iCs/>
        </w:rPr>
      </w:pPr>
    </w:p>
    <w:p w14:paraId="7E89FE51" w14:textId="77777777" w:rsidR="007E27F5" w:rsidRDefault="007E27F5" w:rsidP="00551D54">
      <w:pPr>
        <w:rPr>
          <w:rFonts w:ascii="Times New Roman" w:hAnsi="Times New Roman" w:cs="Times New Roman"/>
          <w:i/>
          <w:iCs/>
        </w:rPr>
      </w:pPr>
    </w:p>
    <w:p w14:paraId="6A995FC5" w14:textId="77777777" w:rsidR="007E27F5" w:rsidRDefault="007E27F5" w:rsidP="00551D54">
      <w:pPr>
        <w:rPr>
          <w:rFonts w:ascii="Times New Roman" w:hAnsi="Times New Roman" w:cs="Times New Roman"/>
          <w:i/>
          <w:iCs/>
        </w:rPr>
      </w:pPr>
    </w:p>
    <w:p w14:paraId="6467C3FA" w14:textId="77777777" w:rsidR="007E27F5" w:rsidRDefault="007E27F5" w:rsidP="00551D54">
      <w:pPr>
        <w:rPr>
          <w:rFonts w:ascii="Times New Roman" w:hAnsi="Times New Roman" w:cs="Times New Roman"/>
          <w:i/>
          <w:iCs/>
        </w:rPr>
      </w:pPr>
    </w:p>
    <w:p w14:paraId="669EB7CF" w14:textId="77777777" w:rsidR="007E27F5" w:rsidRDefault="007E27F5" w:rsidP="00551D54">
      <w:pPr>
        <w:rPr>
          <w:rFonts w:ascii="Times New Roman" w:hAnsi="Times New Roman" w:cs="Times New Roman"/>
          <w:i/>
          <w:iCs/>
        </w:rPr>
      </w:pPr>
    </w:p>
    <w:p w14:paraId="475231FA" w14:textId="77777777" w:rsidR="007E27F5" w:rsidRDefault="007E27F5" w:rsidP="00551D54">
      <w:pPr>
        <w:rPr>
          <w:rFonts w:ascii="Times New Roman" w:hAnsi="Times New Roman" w:cs="Times New Roman"/>
          <w:i/>
          <w:iCs/>
        </w:rPr>
      </w:pPr>
    </w:p>
    <w:p w14:paraId="50050021" w14:textId="77777777" w:rsidR="007E27F5" w:rsidRDefault="007E27F5" w:rsidP="00551D54">
      <w:pPr>
        <w:rPr>
          <w:rFonts w:ascii="Times New Roman" w:hAnsi="Times New Roman" w:cs="Times New Roman"/>
          <w:i/>
          <w:iCs/>
        </w:rPr>
      </w:pPr>
    </w:p>
    <w:p w14:paraId="35F662E1" w14:textId="77777777" w:rsidR="007E27F5" w:rsidRDefault="007E27F5" w:rsidP="00551D54">
      <w:pPr>
        <w:rPr>
          <w:rFonts w:ascii="Times New Roman" w:hAnsi="Times New Roman" w:cs="Times New Roman"/>
          <w:i/>
          <w:iCs/>
        </w:rPr>
      </w:pPr>
    </w:p>
    <w:p w14:paraId="018DF7FB" w14:textId="27E88E9E"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77777777" w:rsidR="007E27F5" w:rsidRDefault="007E27F5" w:rsidP="00551D54">
      <w:pPr>
        <w:rPr>
          <w:rFonts w:ascii="Times New Roman" w:hAnsi="Times New Roman" w:cs="Times New Roman"/>
          <w:i/>
          <w:iCs/>
        </w:rPr>
      </w:pPr>
    </w:p>
    <w:p w14:paraId="20BB1544" w14:textId="332A3BB4" w:rsidR="005C0060" w:rsidRDefault="005C0060" w:rsidP="005C0060">
      <w:pPr>
        <w:rPr>
          <w:rFonts w:ascii="Times New Roman" w:hAnsi="Times New Roman" w:cs="Times New Roman"/>
        </w:rPr>
      </w:pPr>
      <w:commentRangeStart w:id="3"/>
      <w:r>
        <w:rPr>
          <w:rFonts w:ascii="Times New Roman" w:hAnsi="Times New Roman" w:cs="Times New Roman"/>
        </w:rPr>
        <w:t xml:space="preserve">Globally, NDVI changes from 2014-2018 to 2019-2023 were associated with an estimated average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w:t>
      </w:r>
      <w:commentRangeEnd w:id="3"/>
      <w:r w:rsidR="005B6A5D">
        <w:rPr>
          <w:rStyle w:val="CommentReference"/>
        </w:rPr>
        <w:commentReference w:id="3"/>
      </w:r>
      <w:r>
        <w:rPr>
          <w:rFonts w:ascii="Times New Roman" w:hAnsi="Times New Roman" w:cs="Times New Roman"/>
        </w:rPr>
        <w:t xml:space="preserve">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 8.52, 0.13)</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deaths per 100,000 in </w:t>
      </w:r>
      <w:proofErr w:type="spellStart"/>
      <w:r w:rsidR="000E0AD4">
        <w:rPr>
          <w:rFonts w:ascii="Times New Roman" w:hAnsi="Times New Roman" w:cs="Times New Roman"/>
        </w:rPr>
        <w:t>Shiyan</w:t>
      </w:r>
      <w:proofErr w:type="spellEnd"/>
      <w:r w:rsidR="000E0AD4">
        <w:rPr>
          <w:rFonts w:ascii="Times New Roman" w:hAnsi="Times New Roman" w:cs="Times New Roman"/>
        </w:rPr>
        <w:t>,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lastRenderedPageBreak/>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7777777" w:rsidR="005C0060" w:rsidRDefault="005C0060" w:rsidP="00346FF4">
      <w:pPr>
        <w:rPr>
          <w:rFonts w:ascii="Times New Roman" w:hAnsi="Times New Roman" w:cs="Times New Roman"/>
        </w:rPr>
      </w:pPr>
    </w:p>
    <w:p w14:paraId="5ABED03B" w14:textId="2F61961C"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B7EA8">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F91ED5">
        <w:rPr>
          <w:rFonts w:ascii="Times New Roman" w:hAnsi="Times New Roman" w:cs="Times New Roman"/>
        </w:rPr>
        <w:t xml:space="preserve">average attributable </w:t>
      </w:r>
      <w:r w:rsidR="00FA6E41">
        <w:rPr>
          <w:rFonts w:ascii="Times New Roman" w:hAnsi="Times New Roman" w:cs="Times New Roman"/>
        </w:rPr>
        <w:t xml:space="preserve">deaths per 100,000 and the corresponding 95% CIs can be found in the appendix (Fig. S7).  </w:t>
      </w:r>
    </w:p>
    <w:p w14:paraId="6547561A" w14:textId="311A107B" w:rsidR="00346FF4" w:rsidRDefault="00346FF4" w:rsidP="00346FF4">
      <w:pPr>
        <w:rPr>
          <w:rFonts w:ascii="Times New Roman" w:hAnsi="Times New Roman" w:cs="Times New Roman"/>
          <w:i/>
          <w:iCs/>
        </w:rPr>
      </w:pPr>
    </w:p>
    <w:p w14:paraId="7C7D073E" w14:textId="6E25B730" w:rsidR="00346FF4" w:rsidRDefault="00346FF4" w:rsidP="007E0BEF">
      <w:pPr>
        <w:rPr>
          <w:rFonts w:ascii="Times New Roman" w:hAnsi="Times New Roman" w:cs="Times New Roman"/>
        </w:rPr>
      </w:pPr>
    </w:p>
    <w:p w14:paraId="5958EDB6" w14:textId="5D43CEE9" w:rsidR="007E0BEF" w:rsidRDefault="007E0BEF" w:rsidP="00551D54">
      <w:pPr>
        <w:rPr>
          <w:rFonts w:ascii="Times New Roman" w:hAnsi="Times New Roman" w:cs="Times New Roman"/>
          <w:i/>
          <w:iCs/>
        </w:rPr>
      </w:pPr>
    </w:p>
    <w:p w14:paraId="4D8609CC" w14:textId="2115CAB5" w:rsidR="008443E7" w:rsidRDefault="008443E7" w:rsidP="00551D54">
      <w:pPr>
        <w:rPr>
          <w:rFonts w:ascii="Times New Roman" w:hAnsi="Times New Roman" w:cs="Times New Roman"/>
          <w:i/>
          <w:iCs/>
        </w:rPr>
      </w:pPr>
    </w:p>
    <w:p w14:paraId="34534C29" w14:textId="68A9E6E2" w:rsidR="00EB77D4" w:rsidRDefault="00EB77D4" w:rsidP="00551D54">
      <w:pPr>
        <w:rPr>
          <w:rFonts w:ascii="Times New Roman" w:hAnsi="Times New Roman" w:cs="Times New Roman"/>
          <w:i/>
          <w:iCs/>
        </w:rPr>
      </w:pPr>
    </w:p>
    <w:p w14:paraId="6295336C" w14:textId="77777777" w:rsidR="00D10EF1" w:rsidRDefault="00D10EF1" w:rsidP="00551D54">
      <w:pPr>
        <w:rPr>
          <w:rFonts w:ascii="Times New Roman" w:hAnsi="Times New Roman" w:cs="Times New Roman"/>
        </w:rPr>
      </w:pPr>
    </w:p>
    <w:p w14:paraId="6EEB7B1B" w14:textId="77777777" w:rsidR="00D10EF1" w:rsidRDefault="00D10EF1" w:rsidP="00551D54">
      <w:pPr>
        <w:rPr>
          <w:rFonts w:ascii="Times New Roman" w:hAnsi="Times New Roman" w:cs="Times New Roman"/>
        </w:rPr>
      </w:pPr>
    </w:p>
    <w:p w14:paraId="2E546CDB" w14:textId="77777777" w:rsidR="00D10EF1" w:rsidRDefault="00D10EF1" w:rsidP="00551D54">
      <w:pPr>
        <w:rPr>
          <w:rFonts w:ascii="Times New Roman" w:hAnsi="Times New Roman" w:cs="Times New Roman"/>
        </w:rPr>
      </w:pPr>
    </w:p>
    <w:p w14:paraId="04C88F3A" w14:textId="77777777" w:rsidR="00D10EF1" w:rsidRDefault="00D10EF1" w:rsidP="00551D54">
      <w:pPr>
        <w:rPr>
          <w:rFonts w:ascii="Times New Roman" w:hAnsi="Times New Roman" w:cs="Times New Roman"/>
        </w:rPr>
      </w:pPr>
    </w:p>
    <w:p w14:paraId="217736CB" w14:textId="76F6FBD9" w:rsidR="00D10EF1" w:rsidRDefault="00D10EF1" w:rsidP="00551D54">
      <w:pPr>
        <w:rPr>
          <w:rFonts w:ascii="Times New Roman" w:hAnsi="Times New Roman" w:cs="Times New Roman"/>
        </w:rPr>
      </w:pPr>
    </w:p>
    <w:p w14:paraId="1360A723" w14:textId="788B8964" w:rsidR="00D10EF1" w:rsidRDefault="00D10EF1" w:rsidP="00551D54">
      <w:pPr>
        <w:rPr>
          <w:rFonts w:ascii="Times New Roman" w:hAnsi="Times New Roman" w:cs="Times New Roman"/>
        </w:rPr>
      </w:pPr>
    </w:p>
    <w:p w14:paraId="48DDCE01" w14:textId="77777777" w:rsidR="00D10EF1" w:rsidRDefault="00D10EF1" w:rsidP="00551D54">
      <w:pPr>
        <w:rPr>
          <w:rFonts w:ascii="Times New Roman" w:hAnsi="Times New Roman" w:cs="Times New Roman"/>
        </w:rPr>
      </w:pPr>
    </w:p>
    <w:p w14:paraId="4B28A0A0" w14:textId="77777777" w:rsidR="00D10EF1" w:rsidRDefault="00D10EF1" w:rsidP="00551D54">
      <w:pPr>
        <w:rPr>
          <w:rFonts w:ascii="Times New Roman" w:hAnsi="Times New Roman" w:cs="Times New Roman"/>
        </w:rPr>
      </w:pPr>
    </w:p>
    <w:p w14:paraId="5328D707" w14:textId="77777777" w:rsidR="00D10EF1" w:rsidRDefault="00D10EF1" w:rsidP="00551D54">
      <w:pPr>
        <w:rPr>
          <w:rFonts w:ascii="Times New Roman" w:hAnsi="Times New Roman" w:cs="Times New Roman"/>
        </w:rPr>
      </w:pPr>
    </w:p>
    <w:p w14:paraId="241637EF" w14:textId="77777777" w:rsidR="00D10EF1" w:rsidRDefault="00D10EF1" w:rsidP="00551D54">
      <w:pPr>
        <w:rPr>
          <w:rFonts w:ascii="Times New Roman" w:hAnsi="Times New Roman" w:cs="Times New Roman"/>
        </w:rPr>
      </w:pPr>
    </w:p>
    <w:p w14:paraId="75483409" w14:textId="2CB98175" w:rsidR="00D10EF1" w:rsidRDefault="00D10EF1" w:rsidP="00551D54">
      <w:pPr>
        <w:rPr>
          <w:rFonts w:ascii="Times New Roman" w:hAnsi="Times New Roman" w:cs="Times New Roman"/>
        </w:rPr>
      </w:pPr>
    </w:p>
    <w:p w14:paraId="76F2E8D0" w14:textId="77777777" w:rsidR="00D10EF1" w:rsidRDefault="00D10EF1" w:rsidP="00551D54">
      <w:pPr>
        <w:rPr>
          <w:rFonts w:ascii="Times New Roman" w:hAnsi="Times New Roman" w:cs="Times New Roman"/>
        </w:rPr>
      </w:pPr>
    </w:p>
    <w:p w14:paraId="56C983B7" w14:textId="19F77B85" w:rsidR="00D10EF1" w:rsidRDefault="007727CC"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4F1DFB7F">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7"/>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10608FB6" w14:textId="77777777" w:rsidR="00D10EF1" w:rsidRDefault="00D10EF1" w:rsidP="00551D54">
      <w:pPr>
        <w:rPr>
          <w:rFonts w:ascii="Times New Roman" w:hAnsi="Times New Roman" w:cs="Times New Roman"/>
        </w:rPr>
      </w:pPr>
    </w:p>
    <w:p w14:paraId="3C280A3B" w14:textId="77777777" w:rsidR="00D10EF1" w:rsidRDefault="00D10EF1" w:rsidP="00551D54">
      <w:pPr>
        <w:rPr>
          <w:rFonts w:ascii="Times New Roman" w:hAnsi="Times New Roman" w:cs="Times New Roman"/>
        </w:rPr>
      </w:pPr>
    </w:p>
    <w:p w14:paraId="6969E91C" w14:textId="77777777" w:rsidR="00D10EF1" w:rsidRDefault="00D10EF1" w:rsidP="00551D54">
      <w:pPr>
        <w:rPr>
          <w:rFonts w:ascii="Times New Roman" w:hAnsi="Times New Roman" w:cs="Times New Roman"/>
        </w:rPr>
      </w:pPr>
    </w:p>
    <w:p w14:paraId="762A7D68" w14:textId="77777777" w:rsidR="00D10EF1" w:rsidRDefault="00D10EF1" w:rsidP="00551D54">
      <w:pPr>
        <w:rPr>
          <w:rFonts w:ascii="Times New Roman" w:hAnsi="Times New Roman" w:cs="Times New Roman"/>
        </w:rPr>
      </w:pPr>
    </w:p>
    <w:p w14:paraId="1BED62CF" w14:textId="77777777" w:rsidR="00D10EF1" w:rsidRDefault="00D10EF1" w:rsidP="00551D54">
      <w:pPr>
        <w:rPr>
          <w:rFonts w:ascii="Times New Roman" w:hAnsi="Times New Roman" w:cs="Times New Roman"/>
        </w:rPr>
      </w:pPr>
    </w:p>
    <w:p w14:paraId="780EC024" w14:textId="77777777" w:rsidR="00D10EF1" w:rsidRDefault="00D10EF1" w:rsidP="00551D54">
      <w:pPr>
        <w:rPr>
          <w:rFonts w:ascii="Times New Roman" w:hAnsi="Times New Roman" w:cs="Times New Roman"/>
        </w:rPr>
      </w:pPr>
    </w:p>
    <w:p w14:paraId="107E2AE9" w14:textId="7A77E99C" w:rsidR="00D10EF1" w:rsidRDefault="00D10EF1" w:rsidP="00551D54">
      <w:pPr>
        <w:rPr>
          <w:rFonts w:ascii="Times New Roman" w:hAnsi="Times New Roman" w:cs="Times New Roman"/>
        </w:rPr>
      </w:pPr>
    </w:p>
    <w:p w14:paraId="7B69F0DA" w14:textId="2D61B763" w:rsidR="00D10EF1" w:rsidRDefault="00D10EF1" w:rsidP="00551D54">
      <w:pPr>
        <w:rPr>
          <w:rFonts w:ascii="Times New Roman" w:hAnsi="Times New Roman" w:cs="Times New Roman"/>
        </w:rPr>
      </w:pPr>
    </w:p>
    <w:p w14:paraId="376AF94E" w14:textId="77777777" w:rsidR="00D10EF1" w:rsidRDefault="00D10EF1" w:rsidP="00551D54">
      <w:pPr>
        <w:rPr>
          <w:rFonts w:ascii="Times New Roman" w:hAnsi="Times New Roman" w:cs="Times New Roman"/>
        </w:rPr>
      </w:pPr>
    </w:p>
    <w:p w14:paraId="590A787A" w14:textId="77777777" w:rsidR="00D10EF1" w:rsidRDefault="00D10EF1" w:rsidP="00551D54">
      <w:pPr>
        <w:rPr>
          <w:rFonts w:ascii="Times New Roman" w:hAnsi="Times New Roman" w:cs="Times New Roman"/>
        </w:rPr>
      </w:pPr>
    </w:p>
    <w:p w14:paraId="0ACAE32D" w14:textId="7FA2CA5C" w:rsidR="00D10EF1" w:rsidRDefault="00D10EF1" w:rsidP="00551D54">
      <w:pPr>
        <w:rPr>
          <w:rFonts w:ascii="Times New Roman" w:hAnsi="Times New Roman" w:cs="Times New Roman"/>
        </w:rPr>
      </w:pPr>
    </w:p>
    <w:p w14:paraId="376CE52A" w14:textId="68508DB7" w:rsidR="00D10EF1" w:rsidRDefault="00D10EF1" w:rsidP="00551D54">
      <w:pPr>
        <w:rPr>
          <w:rFonts w:ascii="Times New Roman" w:hAnsi="Times New Roman" w:cs="Times New Roman"/>
        </w:rPr>
      </w:pPr>
    </w:p>
    <w:p w14:paraId="4825F050" w14:textId="77777777" w:rsidR="007727CC" w:rsidRDefault="007727CC" w:rsidP="00551D54">
      <w:pPr>
        <w:rPr>
          <w:rFonts w:ascii="Times New Roman" w:hAnsi="Times New Roman" w:cs="Times New Roman"/>
          <w:b/>
          <w:bCs/>
          <w:i/>
          <w:iCs/>
        </w:rPr>
      </w:pPr>
    </w:p>
    <w:p w14:paraId="5DD83C39" w14:textId="77777777" w:rsidR="007727CC" w:rsidRDefault="007727CC" w:rsidP="00551D54">
      <w:pPr>
        <w:rPr>
          <w:rFonts w:ascii="Times New Roman" w:hAnsi="Times New Roman" w:cs="Times New Roman"/>
          <w:b/>
          <w:bCs/>
          <w:i/>
          <w:iCs/>
        </w:rPr>
      </w:pPr>
    </w:p>
    <w:p w14:paraId="3764AA6D" w14:textId="77777777" w:rsidR="007727CC" w:rsidRDefault="007727CC" w:rsidP="00551D54">
      <w:pPr>
        <w:rPr>
          <w:rFonts w:ascii="Times New Roman" w:hAnsi="Times New Roman" w:cs="Times New Roman"/>
          <w:b/>
          <w:bCs/>
          <w:i/>
          <w:iCs/>
        </w:rPr>
      </w:pPr>
    </w:p>
    <w:p w14:paraId="6EF26AB8" w14:textId="77777777" w:rsidR="007727CC" w:rsidRDefault="007727CC" w:rsidP="00551D54">
      <w:pPr>
        <w:rPr>
          <w:rFonts w:ascii="Times New Roman" w:hAnsi="Times New Roman" w:cs="Times New Roman"/>
          <w:b/>
          <w:bCs/>
          <w:i/>
          <w:iCs/>
        </w:rPr>
      </w:pPr>
    </w:p>
    <w:p w14:paraId="27F34D98" w14:textId="77777777" w:rsidR="007727CC" w:rsidRDefault="007727CC" w:rsidP="00551D54">
      <w:pPr>
        <w:rPr>
          <w:rFonts w:ascii="Times New Roman" w:hAnsi="Times New Roman" w:cs="Times New Roman"/>
          <w:b/>
          <w:bCs/>
          <w:i/>
          <w:iCs/>
        </w:rPr>
      </w:pPr>
    </w:p>
    <w:p w14:paraId="2D2F5804" w14:textId="77777777" w:rsidR="007727CC" w:rsidRDefault="007727CC" w:rsidP="00551D54">
      <w:pPr>
        <w:rPr>
          <w:rFonts w:ascii="Times New Roman" w:hAnsi="Times New Roman" w:cs="Times New Roman"/>
          <w:b/>
          <w:bCs/>
          <w:i/>
          <w:iCs/>
        </w:rPr>
      </w:pPr>
    </w:p>
    <w:p w14:paraId="03C0D2F7" w14:textId="77777777" w:rsidR="007727CC" w:rsidRDefault="007727CC" w:rsidP="00551D54">
      <w:pPr>
        <w:rPr>
          <w:rFonts w:ascii="Times New Roman" w:hAnsi="Times New Roman" w:cs="Times New Roman"/>
          <w:b/>
          <w:bCs/>
          <w:i/>
          <w:iCs/>
        </w:rPr>
      </w:pPr>
    </w:p>
    <w:p w14:paraId="59C2B428" w14:textId="77777777" w:rsidR="007727CC" w:rsidRDefault="007727CC" w:rsidP="00551D54">
      <w:pPr>
        <w:rPr>
          <w:rFonts w:ascii="Times New Roman" w:hAnsi="Times New Roman" w:cs="Times New Roman"/>
          <w:b/>
          <w:bCs/>
          <w:i/>
          <w:iCs/>
        </w:rPr>
      </w:pPr>
    </w:p>
    <w:p w14:paraId="43002C16" w14:textId="77777777"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000B3697" w14:textId="77777777" w:rsidR="007727CC" w:rsidRDefault="007727CC" w:rsidP="00551D54">
      <w:pPr>
        <w:rPr>
          <w:rFonts w:ascii="Times New Roman" w:hAnsi="Times New Roman" w:cs="Times New Roman"/>
          <w:b/>
          <w:bCs/>
          <w:i/>
          <w:iCs/>
        </w:rPr>
      </w:pPr>
    </w:p>
    <w:p w14:paraId="4FE72EFB" w14:textId="77777777" w:rsidR="007727CC" w:rsidRDefault="007727CC" w:rsidP="00551D54">
      <w:pPr>
        <w:rPr>
          <w:rFonts w:ascii="Times New Roman" w:hAnsi="Times New Roman" w:cs="Times New Roman"/>
          <w:b/>
          <w:bCs/>
          <w:i/>
          <w:iCs/>
        </w:rPr>
      </w:pPr>
    </w:p>
    <w:p w14:paraId="37CAB6BB"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0A270319"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2B9DA734"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proofErr w:type="spellStart"/>
      <w:r w:rsidR="00E445DA">
        <w:rPr>
          <w:rFonts w:ascii="Times New Roman" w:hAnsi="Times New Roman" w:cs="Times New Roman"/>
        </w:rPr>
        <w:t>Brochu</w:t>
      </w:r>
      <w:proofErr w:type="spellEnd"/>
      <w:r w:rsidR="00E445DA">
        <w:rPr>
          <w:rFonts w:ascii="Times New Roman" w:hAnsi="Times New Roman" w:cs="Times New Roman"/>
        </w:rPr>
        <w:t xml:space="preserve">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{"citationID":"Dlvl6cmq","properties":{"formattedCitation":"\\super 12\\nosupersub{}","plainCitation":"12","noteIndex":0},"citationItems":[{"id":259,"uris":["http://zotero.org/users/10202395/items/AXXINCTS"],"itemData":{"id":259,"type":"article-journal","abstract":"Across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B66810" w:rsidRPr="00B66810">
        <w:rPr>
          <w:rFonts w:ascii="Times New Roman" w:hAnsi="Times New Roman" w:cs="Times New Roman"/>
          <w:vertAlign w:val="superscript"/>
        </w:rPr>
        <w:t>12</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B66810">
        <w:rPr>
          <w:rFonts w:ascii="Times New Roman" w:hAnsi="Times New Roman" w:cs="Times New Roman"/>
          <w:color w:val="000000"/>
          <w:shd w:val="clear" w:color="auto" w:fill="FFFFFF"/>
        </w:rPr>
        <w:instrText xml:space="preserve"> ADDIN ZOTERO_ITEM CSL_CITATION {"citationID":"aOC1CNyC","properties":{"formattedCitation":"\\super 11\\nosupersub{}","plainCitation":"11","noteIndex":0},"citationItems":[{"id":191,"uris":["http://zotero.org/users/10202395/items/DXI3UYCR"],"itemData":{"id":191,"type":"article-journal","container-title":"The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B66810" w:rsidRPr="00B66810">
        <w:rPr>
          <w:rFonts w:ascii="Times New Roman" w:hAnsi="Times New Roman" w:cs="Times New Roman"/>
          <w:color w:val="000000"/>
          <w:vertAlign w:val="superscript"/>
        </w:rPr>
        <w:t>11</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B66810">
        <w:rPr>
          <w:rFonts w:ascii="Times New Roman" w:hAnsi="Times New Roman" w:cs="Times New Roman"/>
        </w:rPr>
        <w:instrText xml:space="preserve"> ADDIN ZOTERO_ITEM CSL_CITATION {"citationID":"yoP0IWmY","properties":{"formattedCitation":"\\super 13\\nosupersub{}","plainCitation":"13","noteIndex":0},"citationItems":[{"id":754,"uris":["http://zotero.org/users/10202395/items/5RX5BIJN"],"itemData":{"id":754,"type":"article-journal","container-title":"The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B66810" w:rsidRPr="00B66810">
        <w:rPr>
          <w:rFonts w:ascii="Times New Roman" w:hAnsi="Times New Roman" w:cs="Times New Roman"/>
          <w:vertAlign w:val="superscript"/>
        </w:rPr>
        <w:t>13</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proofErr w:type="spellStart"/>
      <w:r>
        <w:rPr>
          <w:rFonts w:ascii="Times New Roman" w:hAnsi="Times New Roman" w:cs="Times New Roman"/>
        </w:rPr>
        <w:t>Brochu</w:t>
      </w:r>
      <w:proofErr w:type="spellEnd"/>
      <w:r>
        <w:rPr>
          <w:rFonts w:ascii="Times New Roman" w:hAnsi="Times New Roman" w:cs="Times New Roman"/>
        </w:rPr>
        <w:t xml:space="preserve">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(heat, air pollution, noise, etc.) is likely different globally and could influence the relationship    </w:t>
      </w:r>
      <w:r>
        <w:rPr>
          <w:rFonts w:ascii="Times New Roman" w:hAnsi="Times New Roman" w:cs="Times New Roman"/>
        </w:rPr>
        <w:lastRenderedPageBreak/>
        <w:t xml:space="preserve">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0A2C3CDF"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51227D1"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CB1D2D">
        <w:rPr>
          <w:rFonts w:ascii="Times New Roman" w:hAnsi="Times New Roman" w:cs="Times New Roman"/>
        </w:rPr>
        <w:t>0.19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commentRangeStart w:id="4"/>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more deaths per 100,000 across the 1,041 cities</w:t>
      </w:r>
      <w:commentRangeEnd w:id="4"/>
      <w:r w:rsidR="007D6397">
        <w:rPr>
          <w:rStyle w:val="CommentReference"/>
        </w:rPr>
        <w:commentReference w:id="4"/>
      </w:r>
      <w:r w:rsidR="000537E1">
        <w:rPr>
          <w:rFonts w:ascii="Times New Roman" w:hAnsi="Times New Roman" w:cs="Times New Roman"/>
        </w:rPr>
        <w:t xml:space="preserve">.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77C75975" w14:textId="77777777" w:rsidR="00F9185B" w:rsidRDefault="00F9185B" w:rsidP="00FA2EC9">
      <w:pPr>
        <w:rPr>
          <w:rFonts w:ascii="Times New Roman" w:hAnsi="Times New Roman" w:cs="Times New Roman"/>
          <w:b/>
          <w:bCs/>
        </w:rPr>
      </w:pPr>
    </w:p>
    <w:p w14:paraId="02B0603F" w14:textId="77777777" w:rsidR="00F9185B" w:rsidRDefault="00F9185B" w:rsidP="00FA2EC9">
      <w:pPr>
        <w:rPr>
          <w:rFonts w:ascii="Times New Roman" w:hAnsi="Times New Roman" w:cs="Times New Roman"/>
          <w:b/>
          <w:bCs/>
        </w:rPr>
      </w:pPr>
    </w:p>
    <w:p w14:paraId="74CBB941" w14:textId="77777777" w:rsidR="00961489" w:rsidRDefault="00961489" w:rsidP="00FA2EC9">
      <w:pPr>
        <w:rPr>
          <w:rFonts w:ascii="Times New Roman" w:hAnsi="Times New Roman" w:cs="Times New Roman"/>
          <w:b/>
          <w:bCs/>
        </w:rPr>
      </w:pPr>
    </w:p>
    <w:p w14:paraId="02236422" w14:textId="77777777" w:rsidR="00352531" w:rsidRDefault="00352531"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4F46C11B" w14:textId="77777777" w:rsidR="003057CF" w:rsidRPr="00E150CA" w:rsidRDefault="003057CF" w:rsidP="00FA2EC9">
      <w:pPr>
        <w:rPr>
          <w:rFonts w:ascii="Times New Roman" w:hAnsi="Times New Roman" w:cs="Times New Roman"/>
        </w:rPr>
      </w:pPr>
    </w:p>
    <w:p w14:paraId="75765C46" w14:textId="77777777" w:rsidR="00524E7C" w:rsidRPr="00524E7C" w:rsidRDefault="00C158AD" w:rsidP="00524E7C">
      <w:pPr>
        <w:pStyle w:val="Bibliography"/>
        <w:rPr>
          <w:rFonts w:ascii="Times New Roman" w:hAnsi="Times New Roman" w:cs="Times New Roman"/>
        </w:rPr>
      </w:pPr>
      <w:r w:rsidRPr="00E150CA">
        <w:fldChar w:fldCharType="begin"/>
      </w:r>
      <w:r w:rsidR="00216AA9">
        <w:instrText xml:space="preserve"> ADDIN ZOTERO_BIBL {"uncited":[],"omitted":[],"custom":[]} CSL_BIBLIOGRAPHY </w:instrText>
      </w:r>
      <w:r w:rsidRPr="00E150CA">
        <w:fldChar w:fldCharType="separate"/>
      </w:r>
      <w:r w:rsidR="00524E7C" w:rsidRPr="00524E7C">
        <w:rPr>
          <w:rFonts w:ascii="Times New Roman" w:hAnsi="Times New Roman" w:cs="Times New Roman"/>
        </w:rPr>
        <w:t>1.</w:t>
      </w:r>
      <w:r w:rsidR="00524E7C" w:rsidRPr="00524E7C">
        <w:rPr>
          <w:rFonts w:ascii="Times New Roman" w:hAnsi="Times New Roman" w:cs="Times New Roman"/>
        </w:rPr>
        <w:tab/>
        <w:t xml:space="preserve">Yang BY, Zhao T, Hu LX, et al. Greenspace and human health: An umbrella review. </w:t>
      </w:r>
      <w:r w:rsidR="00524E7C" w:rsidRPr="00524E7C">
        <w:rPr>
          <w:rFonts w:ascii="Times New Roman" w:hAnsi="Times New Roman" w:cs="Times New Roman"/>
          <w:i/>
          <w:iCs/>
        </w:rPr>
        <w:t>The Innovation</w:t>
      </w:r>
      <w:r w:rsidR="00524E7C" w:rsidRPr="00524E7C">
        <w:rPr>
          <w:rFonts w:ascii="Times New Roman" w:hAnsi="Times New Roman" w:cs="Times New Roman"/>
        </w:rPr>
        <w:t xml:space="preserve">. 2021;2(4):100164. </w:t>
      </w:r>
      <w:proofErr w:type="gramStart"/>
      <w:r w:rsidR="00524E7C" w:rsidRPr="00524E7C">
        <w:rPr>
          <w:rFonts w:ascii="Times New Roman" w:hAnsi="Times New Roman" w:cs="Times New Roman"/>
        </w:rPr>
        <w:t>doi:10.1016/j.xinn</w:t>
      </w:r>
      <w:proofErr w:type="gramEnd"/>
      <w:r w:rsidR="00524E7C" w:rsidRPr="00524E7C">
        <w:rPr>
          <w:rFonts w:ascii="Times New Roman" w:hAnsi="Times New Roman" w:cs="Times New Roman"/>
        </w:rPr>
        <w:t>.2021.100164</w:t>
      </w:r>
    </w:p>
    <w:p w14:paraId="58BED9B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w:t>
      </w:r>
      <w:r w:rsidRPr="00524E7C">
        <w:rPr>
          <w:rFonts w:ascii="Times New Roman" w:hAnsi="Times New Roman" w:cs="Times New Roman"/>
        </w:rPr>
        <w:tab/>
        <w:t xml:space="preserve">Smith N, Georgiou M, King AC, </w:t>
      </w:r>
      <w:proofErr w:type="spellStart"/>
      <w:r w:rsidRPr="00524E7C">
        <w:rPr>
          <w:rFonts w:ascii="Times New Roman" w:hAnsi="Times New Roman" w:cs="Times New Roman"/>
        </w:rPr>
        <w:t>Tieges</w:t>
      </w:r>
      <w:proofErr w:type="spellEnd"/>
      <w:r w:rsidRPr="00524E7C">
        <w:rPr>
          <w:rFonts w:ascii="Times New Roman" w:hAnsi="Times New Roman" w:cs="Times New Roman"/>
        </w:rPr>
        <w:t xml:space="preserve"> Z, Webb S, </w:t>
      </w:r>
      <w:proofErr w:type="spellStart"/>
      <w:r w:rsidRPr="00524E7C">
        <w:rPr>
          <w:rFonts w:ascii="Times New Roman" w:hAnsi="Times New Roman" w:cs="Times New Roman"/>
        </w:rPr>
        <w:t>Chastin</w:t>
      </w:r>
      <w:proofErr w:type="spellEnd"/>
      <w:r w:rsidRPr="00524E7C">
        <w:rPr>
          <w:rFonts w:ascii="Times New Roman" w:hAnsi="Times New Roman" w:cs="Times New Roman"/>
        </w:rPr>
        <w:t xml:space="preserve"> S. Urban blue spaces and human health: A systematic review and meta-analysis of quantitative studies. </w:t>
      </w:r>
      <w:r w:rsidRPr="00524E7C">
        <w:rPr>
          <w:rFonts w:ascii="Times New Roman" w:hAnsi="Times New Roman" w:cs="Times New Roman"/>
          <w:i/>
          <w:iCs/>
        </w:rPr>
        <w:t>Cities</w:t>
      </w:r>
      <w:r w:rsidRPr="00524E7C">
        <w:rPr>
          <w:rFonts w:ascii="Times New Roman" w:hAnsi="Times New Roman" w:cs="Times New Roman"/>
        </w:rPr>
        <w:t xml:space="preserve">. </w:t>
      </w:r>
      <w:proofErr w:type="gramStart"/>
      <w:r w:rsidRPr="00524E7C">
        <w:rPr>
          <w:rFonts w:ascii="Times New Roman" w:hAnsi="Times New Roman" w:cs="Times New Roman"/>
        </w:rPr>
        <w:t>2021;119:103413</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doi:10.1016/j.cities</w:t>
      </w:r>
      <w:proofErr w:type="gramEnd"/>
      <w:r w:rsidRPr="00524E7C">
        <w:rPr>
          <w:rFonts w:ascii="Times New Roman" w:hAnsi="Times New Roman" w:cs="Times New Roman"/>
        </w:rPr>
        <w:t>.2021.103413</w:t>
      </w:r>
    </w:p>
    <w:p w14:paraId="2CB45904"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3.</w:t>
      </w:r>
      <w:r w:rsidRPr="00524E7C">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2019;130:104923</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.2019.104923</w:t>
      </w:r>
    </w:p>
    <w:p w14:paraId="1DC7C61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4.</w:t>
      </w:r>
      <w:r w:rsidRPr="00524E7C">
        <w:rPr>
          <w:rFonts w:ascii="Times New Roman" w:hAnsi="Times New Roman" w:cs="Times New Roman"/>
        </w:rPr>
        <w:tab/>
        <w:t xml:space="preserve">Wolf KL, Lam ST, McKeen JK, Richardson GRA, Van Den Bosch M, </w:t>
      </w:r>
      <w:proofErr w:type="spellStart"/>
      <w:r w:rsidRPr="00524E7C">
        <w:rPr>
          <w:rFonts w:ascii="Times New Roman" w:hAnsi="Times New Roman" w:cs="Times New Roman"/>
        </w:rPr>
        <w:t>Bardekjian</w:t>
      </w:r>
      <w:proofErr w:type="spellEnd"/>
      <w:r w:rsidRPr="00524E7C">
        <w:rPr>
          <w:rFonts w:ascii="Times New Roman" w:hAnsi="Times New Roman" w:cs="Times New Roman"/>
        </w:rPr>
        <w:t xml:space="preserve"> AC. Urban Trees and Human Health: A Scoping Review. </w:t>
      </w:r>
      <w:r w:rsidRPr="00524E7C">
        <w:rPr>
          <w:rFonts w:ascii="Times New Roman" w:hAnsi="Times New Roman" w:cs="Times New Roman"/>
          <w:i/>
          <w:iCs/>
        </w:rPr>
        <w:t>IJERPH</w:t>
      </w:r>
      <w:r w:rsidRPr="00524E7C">
        <w:rPr>
          <w:rFonts w:ascii="Times New Roman" w:hAnsi="Times New Roman" w:cs="Times New Roman"/>
        </w:rPr>
        <w:t>. 2020;17(12):4371. doi:10.3390/ijerph17124371</w:t>
      </w:r>
    </w:p>
    <w:p w14:paraId="14085AAC"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5.</w:t>
      </w:r>
      <w:r w:rsidRPr="00524E7C">
        <w:rPr>
          <w:rFonts w:ascii="Times New Roman" w:hAnsi="Times New Roman" w:cs="Times New Roman"/>
        </w:rPr>
        <w:tab/>
      </w:r>
      <w:proofErr w:type="spellStart"/>
      <w:r w:rsidRPr="00524E7C">
        <w:rPr>
          <w:rFonts w:ascii="Times New Roman" w:hAnsi="Times New Roman" w:cs="Times New Roman"/>
        </w:rPr>
        <w:t>Ampatzidis</w:t>
      </w:r>
      <w:proofErr w:type="spellEnd"/>
      <w:r w:rsidRPr="00524E7C">
        <w:rPr>
          <w:rFonts w:ascii="Times New Roman" w:hAnsi="Times New Roman" w:cs="Times New Roman"/>
        </w:rPr>
        <w:t xml:space="preserve"> P, </w:t>
      </w:r>
      <w:proofErr w:type="spellStart"/>
      <w:r w:rsidRPr="00524E7C">
        <w:rPr>
          <w:rFonts w:ascii="Times New Roman" w:hAnsi="Times New Roman" w:cs="Times New Roman"/>
        </w:rPr>
        <w:t>Cintolesi</w:t>
      </w:r>
      <w:proofErr w:type="spellEnd"/>
      <w:r w:rsidRPr="00524E7C">
        <w:rPr>
          <w:rFonts w:ascii="Times New Roman" w:hAnsi="Times New Roman" w:cs="Times New Roman"/>
        </w:rPr>
        <w:t xml:space="preserve"> C, Kershaw T. Impact of Blue Space Geometry on Urban Heat Island Mitigation. </w:t>
      </w:r>
      <w:r w:rsidRPr="00524E7C">
        <w:rPr>
          <w:rFonts w:ascii="Times New Roman" w:hAnsi="Times New Roman" w:cs="Times New Roman"/>
          <w:i/>
          <w:iCs/>
        </w:rPr>
        <w:t>Climate</w:t>
      </w:r>
      <w:r w:rsidRPr="00524E7C">
        <w:rPr>
          <w:rFonts w:ascii="Times New Roman" w:hAnsi="Times New Roman" w:cs="Times New Roman"/>
        </w:rPr>
        <w:t>. 2023;11(2):28. doi:10.3390/cli11020028</w:t>
      </w:r>
    </w:p>
    <w:p w14:paraId="1F8B2FE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6.</w:t>
      </w:r>
      <w:r w:rsidRPr="00524E7C">
        <w:rPr>
          <w:rFonts w:ascii="Times New Roman" w:hAnsi="Times New Roman" w:cs="Times New Roman"/>
        </w:rPr>
        <w:tab/>
      </w:r>
      <w:proofErr w:type="spellStart"/>
      <w:r w:rsidRPr="00524E7C">
        <w:rPr>
          <w:rFonts w:ascii="Times New Roman" w:hAnsi="Times New Roman" w:cs="Times New Roman"/>
        </w:rPr>
        <w:t>Brückner</w:t>
      </w:r>
      <w:proofErr w:type="spellEnd"/>
      <w:r w:rsidRPr="00524E7C">
        <w:rPr>
          <w:rFonts w:ascii="Times New Roman" w:hAnsi="Times New Roman" w:cs="Times New Roman"/>
        </w:rPr>
        <w:t xml:space="preserve"> A, Falkenberg T, </w:t>
      </w:r>
      <w:proofErr w:type="spellStart"/>
      <w:r w:rsidRPr="00524E7C">
        <w:rPr>
          <w:rFonts w:ascii="Times New Roman" w:hAnsi="Times New Roman" w:cs="Times New Roman"/>
        </w:rPr>
        <w:t>Heinzel</w:t>
      </w:r>
      <w:proofErr w:type="spellEnd"/>
      <w:r w:rsidRPr="00524E7C">
        <w:rPr>
          <w:rFonts w:ascii="Times New Roman" w:hAnsi="Times New Roman" w:cs="Times New Roman"/>
        </w:rPr>
        <w:t xml:space="preserve"> C, </w:t>
      </w:r>
      <w:proofErr w:type="spellStart"/>
      <w:r w:rsidRPr="00524E7C">
        <w:rPr>
          <w:rFonts w:ascii="Times New Roman" w:hAnsi="Times New Roman" w:cs="Times New Roman"/>
        </w:rPr>
        <w:t>Kistemann</w:t>
      </w:r>
      <w:proofErr w:type="spellEnd"/>
      <w:r w:rsidRPr="00524E7C">
        <w:rPr>
          <w:rFonts w:ascii="Times New Roman" w:hAnsi="Times New Roman" w:cs="Times New Roman"/>
        </w:rPr>
        <w:t xml:space="preserve"> T. The Regeneration of Urban Blue Spaces: A Public Health Intervention? Reviewing the Evidence. </w:t>
      </w:r>
      <w:r w:rsidRPr="00524E7C">
        <w:rPr>
          <w:rFonts w:ascii="Times New Roman" w:hAnsi="Times New Roman" w:cs="Times New Roman"/>
          <w:i/>
          <w:iCs/>
        </w:rPr>
        <w:t>Front Public Health</w:t>
      </w:r>
      <w:r w:rsidRPr="00524E7C">
        <w:rPr>
          <w:rFonts w:ascii="Times New Roman" w:hAnsi="Times New Roman" w:cs="Times New Roman"/>
        </w:rPr>
        <w:t xml:space="preserve">. </w:t>
      </w:r>
      <w:proofErr w:type="gramStart"/>
      <w:r w:rsidRPr="00524E7C">
        <w:rPr>
          <w:rFonts w:ascii="Times New Roman" w:hAnsi="Times New Roman" w:cs="Times New Roman"/>
        </w:rPr>
        <w:t>2022;9:782101</w:t>
      </w:r>
      <w:proofErr w:type="gramEnd"/>
      <w:r w:rsidRPr="00524E7C">
        <w:rPr>
          <w:rFonts w:ascii="Times New Roman" w:hAnsi="Times New Roman" w:cs="Times New Roman"/>
        </w:rPr>
        <w:t>. doi:10.3389/fpubh.2021.782101</w:t>
      </w:r>
    </w:p>
    <w:p w14:paraId="39BAA72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7.</w:t>
      </w:r>
      <w:r w:rsidRPr="00524E7C">
        <w:rPr>
          <w:rFonts w:ascii="Times New Roman" w:hAnsi="Times New Roman" w:cs="Times New Roman"/>
        </w:rPr>
        <w:tab/>
        <w:t xml:space="preserve">Alex </w:t>
      </w:r>
      <w:proofErr w:type="spellStart"/>
      <w:r w:rsidRPr="00524E7C">
        <w:rPr>
          <w:rFonts w:ascii="Times New Roman" w:hAnsi="Times New Roman" w:cs="Times New Roman"/>
        </w:rPr>
        <w:t>Baeumler</w:t>
      </w:r>
      <w:proofErr w:type="spellEnd"/>
      <w:r w:rsidRPr="00524E7C">
        <w:rPr>
          <w:rFonts w:ascii="Times New Roman" w:hAnsi="Times New Roman" w:cs="Times New Roman"/>
        </w:rPr>
        <w:t xml:space="preserve">, Olivia </w:t>
      </w:r>
      <w:proofErr w:type="spellStart"/>
      <w:r w:rsidRPr="00524E7C">
        <w:rPr>
          <w:rFonts w:ascii="Times New Roman" w:hAnsi="Times New Roman" w:cs="Times New Roman"/>
        </w:rPr>
        <w:t>D’Aoust</w:t>
      </w:r>
      <w:proofErr w:type="spellEnd"/>
      <w:r w:rsidRPr="00524E7C">
        <w:rPr>
          <w:rFonts w:ascii="Times New Roman" w:hAnsi="Times New Roman" w:cs="Times New Roman"/>
        </w:rPr>
        <w:t xml:space="preserve">, </w:t>
      </w:r>
      <w:proofErr w:type="spellStart"/>
      <w:r w:rsidRPr="00524E7C">
        <w:rPr>
          <w:rFonts w:ascii="Times New Roman" w:hAnsi="Times New Roman" w:cs="Times New Roman"/>
        </w:rPr>
        <w:t>Maitreyi</w:t>
      </w:r>
      <w:proofErr w:type="spellEnd"/>
      <w:r w:rsidRPr="00524E7C">
        <w:rPr>
          <w:rFonts w:ascii="Times New Roman" w:hAnsi="Times New Roman" w:cs="Times New Roman"/>
        </w:rPr>
        <w:t xml:space="preserve"> Das, et al. </w:t>
      </w:r>
      <w:r w:rsidRPr="00524E7C">
        <w:rPr>
          <w:rFonts w:ascii="Times New Roman" w:hAnsi="Times New Roman" w:cs="Times New Roman"/>
          <w:i/>
          <w:iCs/>
        </w:rPr>
        <w:t>Demographic Trends and Urbanization</w:t>
      </w:r>
      <w:r w:rsidRPr="00524E7C">
        <w:rPr>
          <w:rFonts w:ascii="Times New Roman" w:hAnsi="Times New Roman" w:cs="Times New Roman"/>
        </w:rPr>
        <w:t>. World Bank; 2021.</w:t>
      </w:r>
    </w:p>
    <w:p w14:paraId="48AC9B3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8.</w:t>
      </w:r>
      <w:r w:rsidRPr="00524E7C">
        <w:rPr>
          <w:rFonts w:ascii="Times New Roman" w:hAnsi="Times New Roman" w:cs="Times New Roman"/>
        </w:rPr>
        <w:tab/>
      </w:r>
      <w:proofErr w:type="spellStart"/>
      <w:r w:rsidRPr="00524E7C">
        <w:rPr>
          <w:rFonts w:ascii="Times New Roman" w:hAnsi="Times New Roman" w:cs="Times New Roman"/>
        </w:rPr>
        <w:t>Hoornweg</w:t>
      </w:r>
      <w:proofErr w:type="spellEnd"/>
      <w:r w:rsidRPr="00524E7C">
        <w:rPr>
          <w:rFonts w:ascii="Times New Roman" w:hAnsi="Times New Roman" w:cs="Times New Roman"/>
        </w:rPr>
        <w:t xml:space="preserve"> D, Sugar L, Gomez CLT. Cities and Greenhouse Gas Emissions: Moving Forward. </w:t>
      </w:r>
      <w:proofErr w:type="spellStart"/>
      <w:r w:rsidRPr="00524E7C">
        <w:rPr>
          <w:rFonts w:ascii="Times New Roman" w:hAnsi="Times New Roman" w:cs="Times New Roman"/>
          <w:i/>
          <w:iCs/>
        </w:rPr>
        <w:t>Urbanisation</w:t>
      </w:r>
      <w:proofErr w:type="spellEnd"/>
      <w:r w:rsidRPr="00524E7C">
        <w:rPr>
          <w:rFonts w:ascii="Times New Roman" w:hAnsi="Times New Roman" w:cs="Times New Roman"/>
        </w:rPr>
        <w:t>. 2020;5(1):43-62. doi:10.1177/2455747120923557</w:t>
      </w:r>
    </w:p>
    <w:p w14:paraId="20CBE22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9.</w:t>
      </w:r>
      <w:r w:rsidRPr="00524E7C">
        <w:rPr>
          <w:rFonts w:ascii="Times New Roman" w:hAnsi="Times New Roman" w:cs="Times New Roman"/>
        </w:rPr>
        <w:tab/>
      </w:r>
      <w:proofErr w:type="spellStart"/>
      <w:r w:rsidRPr="00524E7C">
        <w:rPr>
          <w:rFonts w:ascii="Times New Roman" w:hAnsi="Times New Roman" w:cs="Times New Roman"/>
        </w:rPr>
        <w:t>Luqman</w:t>
      </w:r>
      <w:proofErr w:type="spellEnd"/>
      <w:r w:rsidRPr="00524E7C">
        <w:rPr>
          <w:rFonts w:ascii="Times New Roman" w:hAnsi="Times New Roman" w:cs="Times New Roman"/>
        </w:rPr>
        <w:t xml:space="preserve"> M, Rayner PJ, Gurney KR. On the impact of </w:t>
      </w:r>
      <w:proofErr w:type="spellStart"/>
      <w:r w:rsidRPr="00524E7C">
        <w:rPr>
          <w:rFonts w:ascii="Times New Roman" w:hAnsi="Times New Roman" w:cs="Times New Roman"/>
        </w:rPr>
        <w:t>urbanisation</w:t>
      </w:r>
      <w:proofErr w:type="spellEnd"/>
      <w:r w:rsidRPr="00524E7C">
        <w:rPr>
          <w:rFonts w:ascii="Times New Roman" w:hAnsi="Times New Roman" w:cs="Times New Roman"/>
        </w:rPr>
        <w:t xml:space="preserve"> on CO2 emissions. </w:t>
      </w:r>
      <w:proofErr w:type="spellStart"/>
      <w:r w:rsidRPr="00524E7C">
        <w:rPr>
          <w:rFonts w:ascii="Times New Roman" w:hAnsi="Times New Roman" w:cs="Times New Roman"/>
          <w:i/>
          <w:iCs/>
        </w:rPr>
        <w:t>npj</w:t>
      </w:r>
      <w:proofErr w:type="spellEnd"/>
      <w:r w:rsidRPr="00524E7C">
        <w:rPr>
          <w:rFonts w:ascii="Times New Roman" w:hAnsi="Times New Roman" w:cs="Times New Roman"/>
          <w:i/>
          <w:iCs/>
        </w:rPr>
        <w:t xml:space="preserve"> Urban Sustain</w:t>
      </w:r>
      <w:r w:rsidRPr="00524E7C">
        <w:rPr>
          <w:rFonts w:ascii="Times New Roman" w:hAnsi="Times New Roman" w:cs="Times New Roman"/>
        </w:rPr>
        <w:t>. 2023;3(1):6. doi:10.1038/s42949-023-00084-2</w:t>
      </w:r>
    </w:p>
    <w:p w14:paraId="48AFC31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10.</w:t>
      </w:r>
      <w:r w:rsidRPr="00524E7C">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9DC29C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11.</w:t>
      </w:r>
      <w:r w:rsidRPr="00524E7C">
        <w:rPr>
          <w:rFonts w:ascii="Times New Roman" w:hAnsi="Times New Roman" w:cs="Times New Roman"/>
        </w:rPr>
        <w:tab/>
        <w:t xml:space="preserve">Barboza EP, </w:t>
      </w:r>
      <w:proofErr w:type="spellStart"/>
      <w:r w:rsidRPr="00524E7C">
        <w:rPr>
          <w:rFonts w:ascii="Times New Roman" w:hAnsi="Times New Roman" w:cs="Times New Roman"/>
        </w:rPr>
        <w:t>Cirach</w:t>
      </w:r>
      <w:proofErr w:type="spellEnd"/>
      <w:r w:rsidRPr="00524E7C">
        <w:rPr>
          <w:rFonts w:ascii="Times New Roman" w:hAnsi="Times New Roman" w:cs="Times New Roman"/>
        </w:rPr>
        <w:t xml:space="preserve"> M, Khomenko S, et al. </w:t>
      </w:r>
      <w:proofErr w:type="gramStart"/>
      <w:r w:rsidRPr="00524E7C">
        <w:rPr>
          <w:rFonts w:ascii="Times New Roman" w:hAnsi="Times New Roman" w:cs="Times New Roman"/>
        </w:rPr>
        <w:t>Green</w:t>
      </w:r>
      <w:proofErr w:type="gramEnd"/>
      <w:r w:rsidRPr="00524E7C">
        <w:rPr>
          <w:rFonts w:ascii="Times New Roman" w:hAnsi="Times New Roman" w:cs="Times New Roman"/>
        </w:rPr>
        <w:t xml:space="preserve"> space and mortality in European cities: a health impact assessment study. </w:t>
      </w:r>
      <w:r w:rsidRPr="00524E7C">
        <w:rPr>
          <w:rFonts w:ascii="Times New Roman" w:hAnsi="Times New Roman" w:cs="Times New Roman"/>
          <w:i/>
          <w:iCs/>
        </w:rPr>
        <w:t>The Lancet Planetary Health</w:t>
      </w:r>
      <w:r w:rsidRPr="00524E7C">
        <w:rPr>
          <w:rFonts w:ascii="Times New Roman" w:hAnsi="Times New Roman" w:cs="Times New Roman"/>
        </w:rPr>
        <w:t>. 2021;5(10</w:t>
      </w:r>
      <w:proofErr w:type="gramStart"/>
      <w:r w:rsidRPr="00524E7C">
        <w:rPr>
          <w:rFonts w:ascii="Times New Roman" w:hAnsi="Times New Roman" w:cs="Times New Roman"/>
        </w:rPr>
        <w:t>):e</w:t>
      </w:r>
      <w:proofErr w:type="gramEnd"/>
      <w:r w:rsidRPr="00524E7C">
        <w:rPr>
          <w:rFonts w:ascii="Times New Roman" w:hAnsi="Times New Roman" w:cs="Times New Roman"/>
        </w:rPr>
        <w:t>718-e730. doi:10.1016/S2542-5196(21)00229-1</w:t>
      </w:r>
    </w:p>
    <w:p w14:paraId="2E3BFB75"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12.</w:t>
      </w:r>
      <w:r w:rsidRPr="00524E7C">
        <w:rPr>
          <w:rFonts w:ascii="Times New Roman" w:hAnsi="Times New Roman" w:cs="Times New Roman"/>
        </w:rPr>
        <w:tab/>
      </w:r>
      <w:proofErr w:type="spellStart"/>
      <w:r w:rsidRPr="00524E7C">
        <w:rPr>
          <w:rFonts w:ascii="Times New Roman" w:hAnsi="Times New Roman" w:cs="Times New Roman"/>
        </w:rPr>
        <w:t>Brochu</w:t>
      </w:r>
      <w:proofErr w:type="spellEnd"/>
      <w:r w:rsidRPr="00524E7C">
        <w:rPr>
          <w:rFonts w:ascii="Times New Roman" w:hAnsi="Times New Roman" w:cs="Times New Roman"/>
        </w:rPr>
        <w:t xml:space="preserve"> P, Jimenez MP, James P, Kinney PL, Lane K. Benefits of Increasing Greenness on All-Cause Mortality in the Largest Metropolitan Areas of the United States Within the Past Two Decades. </w:t>
      </w:r>
      <w:r w:rsidRPr="00524E7C">
        <w:rPr>
          <w:rFonts w:ascii="Times New Roman" w:hAnsi="Times New Roman" w:cs="Times New Roman"/>
          <w:i/>
          <w:iCs/>
        </w:rPr>
        <w:t>Front Public Health</w:t>
      </w:r>
      <w:r w:rsidRPr="00524E7C">
        <w:rPr>
          <w:rFonts w:ascii="Times New Roman" w:hAnsi="Times New Roman" w:cs="Times New Roman"/>
        </w:rPr>
        <w:t xml:space="preserve">. </w:t>
      </w:r>
      <w:proofErr w:type="gramStart"/>
      <w:r w:rsidRPr="00524E7C">
        <w:rPr>
          <w:rFonts w:ascii="Times New Roman" w:hAnsi="Times New Roman" w:cs="Times New Roman"/>
        </w:rPr>
        <w:t>2022;10:841936</w:t>
      </w:r>
      <w:proofErr w:type="gramEnd"/>
      <w:r w:rsidRPr="00524E7C">
        <w:rPr>
          <w:rFonts w:ascii="Times New Roman" w:hAnsi="Times New Roman" w:cs="Times New Roman"/>
        </w:rPr>
        <w:t>. doi:10.3389/fpubh.2022.841936</w:t>
      </w:r>
    </w:p>
    <w:p w14:paraId="4E2A7F82"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lastRenderedPageBreak/>
        <w:t>13.</w:t>
      </w:r>
      <w:r w:rsidRPr="00524E7C">
        <w:rPr>
          <w:rFonts w:ascii="Times New Roman" w:hAnsi="Times New Roman" w:cs="Times New Roman"/>
        </w:rPr>
        <w:tab/>
      </w:r>
      <w:proofErr w:type="spellStart"/>
      <w:r w:rsidRPr="00524E7C">
        <w:rPr>
          <w:rFonts w:ascii="Times New Roman" w:hAnsi="Times New Roman" w:cs="Times New Roman"/>
        </w:rPr>
        <w:t>Romanello</w:t>
      </w:r>
      <w:proofErr w:type="spellEnd"/>
      <w:r w:rsidRPr="00524E7C">
        <w:rPr>
          <w:rFonts w:ascii="Times New Roman" w:hAnsi="Times New Roman" w:cs="Times New Roman"/>
        </w:rPr>
        <w:t xml:space="preserve"> M, Napoli C di, Green C, et al. The 2023 report of the Lancet Countdown on health and climate change: the imperative for a health-</w:t>
      </w:r>
      <w:proofErr w:type="spellStart"/>
      <w:r w:rsidRPr="00524E7C">
        <w:rPr>
          <w:rFonts w:ascii="Times New Roman" w:hAnsi="Times New Roman" w:cs="Times New Roman"/>
        </w:rPr>
        <w:t>centred</w:t>
      </w:r>
      <w:proofErr w:type="spellEnd"/>
      <w:r w:rsidRPr="00524E7C">
        <w:rPr>
          <w:rFonts w:ascii="Times New Roman" w:hAnsi="Times New Roman" w:cs="Times New Roman"/>
        </w:rPr>
        <w:t xml:space="preserve"> response in a world facing irreversible harms. </w:t>
      </w:r>
      <w:r w:rsidRPr="00524E7C">
        <w:rPr>
          <w:rFonts w:ascii="Times New Roman" w:hAnsi="Times New Roman" w:cs="Times New Roman"/>
          <w:i/>
          <w:iCs/>
        </w:rPr>
        <w:t>The Lancet</w:t>
      </w:r>
      <w:r w:rsidRPr="00524E7C">
        <w:rPr>
          <w:rFonts w:ascii="Times New Roman" w:hAnsi="Times New Roman" w:cs="Times New Roman"/>
        </w:rPr>
        <w:t>. 2023;402(10419):2346-2394. doi:10.1016/S0140-6736(23)01859-7</w:t>
      </w:r>
    </w:p>
    <w:p w14:paraId="4F6A8D6B"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14.</w:t>
      </w:r>
      <w:r w:rsidRPr="00524E7C">
        <w:rPr>
          <w:rFonts w:ascii="Times New Roman" w:hAnsi="Times New Roman" w:cs="Times New Roman"/>
        </w:rPr>
        <w:tab/>
        <w:t xml:space="preserve">Freire S, </w:t>
      </w:r>
      <w:proofErr w:type="spellStart"/>
      <w:r w:rsidRPr="00524E7C">
        <w:rPr>
          <w:rFonts w:ascii="Times New Roman" w:hAnsi="Times New Roman" w:cs="Times New Roman"/>
        </w:rPr>
        <w:t>Schiavina</w:t>
      </w:r>
      <w:proofErr w:type="spellEnd"/>
      <w:r w:rsidRPr="00524E7C">
        <w:rPr>
          <w:rFonts w:ascii="Times New Roman" w:hAnsi="Times New Roman" w:cs="Times New Roman"/>
        </w:rPr>
        <w:t xml:space="preserve"> M, </w:t>
      </w:r>
      <w:proofErr w:type="spellStart"/>
      <w:r w:rsidRPr="00524E7C">
        <w:rPr>
          <w:rFonts w:ascii="Times New Roman" w:hAnsi="Times New Roman" w:cs="Times New Roman"/>
        </w:rPr>
        <w:t>Corbane</w:t>
      </w:r>
      <w:proofErr w:type="spellEnd"/>
      <w:r w:rsidRPr="00524E7C">
        <w:rPr>
          <w:rFonts w:ascii="Times New Roman" w:hAnsi="Times New Roman" w:cs="Times New Roman"/>
        </w:rPr>
        <w:t xml:space="preserve"> C, et al. GHS-UCDB R2019A - GHS Urban Centre Database 2015, multitemporal and multidimensional attributes. Published online January 28, 2019. doi:10.2905/53473144-B88C-44BC-B4A3-4583ED1F547E</w:t>
      </w:r>
    </w:p>
    <w:p w14:paraId="45C030FD"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15.</w:t>
      </w:r>
      <w:r w:rsidRPr="00524E7C">
        <w:rPr>
          <w:rFonts w:ascii="Times New Roman" w:hAnsi="Times New Roman" w:cs="Times New Roman"/>
        </w:rPr>
        <w:tab/>
      </w:r>
      <w:proofErr w:type="spellStart"/>
      <w:r w:rsidRPr="00524E7C">
        <w:rPr>
          <w:rFonts w:ascii="Times New Roman" w:hAnsi="Times New Roman" w:cs="Times New Roman"/>
        </w:rPr>
        <w:t>Pekel</w:t>
      </w:r>
      <w:proofErr w:type="spellEnd"/>
      <w:r w:rsidRPr="00524E7C">
        <w:rPr>
          <w:rFonts w:ascii="Times New Roman" w:hAnsi="Times New Roman" w:cs="Times New Roman"/>
        </w:rPr>
        <w:t xml:space="preserve"> JF, Cottam A, Gorelick N, </w:t>
      </w:r>
      <w:proofErr w:type="spellStart"/>
      <w:r w:rsidRPr="00524E7C">
        <w:rPr>
          <w:rFonts w:ascii="Times New Roman" w:hAnsi="Times New Roman" w:cs="Times New Roman"/>
        </w:rPr>
        <w:t>Belward</w:t>
      </w:r>
      <w:proofErr w:type="spellEnd"/>
      <w:r w:rsidRPr="00524E7C">
        <w:rPr>
          <w:rFonts w:ascii="Times New Roman" w:hAnsi="Times New Roman" w:cs="Times New Roman"/>
        </w:rPr>
        <w:t xml:space="preserve"> AS. High-resolution mapping of global surface water and its long-term changes. </w:t>
      </w:r>
      <w:r w:rsidRPr="00524E7C">
        <w:rPr>
          <w:rFonts w:ascii="Times New Roman" w:hAnsi="Times New Roman" w:cs="Times New Roman"/>
          <w:i/>
          <w:iCs/>
        </w:rPr>
        <w:t>Nature</w:t>
      </w:r>
      <w:r w:rsidRPr="00524E7C">
        <w:rPr>
          <w:rFonts w:ascii="Times New Roman" w:hAnsi="Times New Roman" w:cs="Times New Roman"/>
        </w:rPr>
        <w:t>. 2016;540(7633):418-422. doi:10.1038/nature20584</w:t>
      </w:r>
    </w:p>
    <w:p w14:paraId="7924420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16.</w:t>
      </w:r>
      <w:r w:rsidRPr="00524E7C">
        <w:rPr>
          <w:rFonts w:ascii="Times New Roman" w:hAnsi="Times New Roman" w:cs="Times New Roman"/>
        </w:rPr>
        <w:tab/>
      </w:r>
      <w:proofErr w:type="spellStart"/>
      <w:r w:rsidRPr="00524E7C">
        <w:rPr>
          <w:rFonts w:ascii="Times New Roman" w:hAnsi="Times New Roman" w:cs="Times New Roman"/>
        </w:rPr>
        <w:t>Nieuwenhuijsen</w:t>
      </w:r>
      <w:proofErr w:type="spellEnd"/>
      <w:r w:rsidRPr="00524E7C">
        <w:rPr>
          <w:rFonts w:ascii="Times New Roman" w:hAnsi="Times New Roman" w:cs="Times New Roman"/>
        </w:rPr>
        <w:t xml:space="preserve"> M, Gascon M, Martinez D, et al. Air Pollution, Noise, Blue Space, and Green Space and Premature Mortality in Barcelona: A Mega Cohort. </w:t>
      </w:r>
      <w:r w:rsidRPr="00524E7C">
        <w:rPr>
          <w:rFonts w:ascii="Times New Roman" w:hAnsi="Times New Roman" w:cs="Times New Roman"/>
          <w:i/>
          <w:iCs/>
        </w:rPr>
        <w:t>IJERPH</w:t>
      </w:r>
      <w:r w:rsidRPr="00524E7C">
        <w:rPr>
          <w:rFonts w:ascii="Times New Roman" w:hAnsi="Times New Roman" w:cs="Times New Roman"/>
        </w:rPr>
        <w:t>. 2018;15(11):2405. doi:10.3390/ijerph15112405</w:t>
      </w:r>
    </w:p>
    <w:p w14:paraId="7F0725B8"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17.</w:t>
      </w:r>
      <w:r w:rsidRPr="00524E7C">
        <w:rPr>
          <w:rFonts w:ascii="Times New Roman" w:hAnsi="Times New Roman" w:cs="Times New Roman"/>
        </w:rPr>
        <w:tab/>
        <w:t xml:space="preserve">Crouse DL, Pinault L, Balram A, et al. Urban greenness and mortality in Canada’s largest cities: a national cohort study. </w:t>
      </w:r>
      <w:r w:rsidRPr="00524E7C">
        <w:rPr>
          <w:rFonts w:ascii="Times New Roman" w:hAnsi="Times New Roman" w:cs="Times New Roman"/>
          <w:i/>
          <w:iCs/>
        </w:rPr>
        <w:t>The Lancet Planetary Health</w:t>
      </w:r>
      <w:r w:rsidRPr="00524E7C">
        <w:rPr>
          <w:rFonts w:ascii="Times New Roman" w:hAnsi="Times New Roman" w:cs="Times New Roman"/>
        </w:rPr>
        <w:t>. 2017;1(7</w:t>
      </w:r>
      <w:proofErr w:type="gramStart"/>
      <w:r w:rsidRPr="00524E7C">
        <w:rPr>
          <w:rFonts w:ascii="Times New Roman" w:hAnsi="Times New Roman" w:cs="Times New Roman"/>
        </w:rPr>
        <w:t>):e</w:t>
      </w:r>
      <w:proofErr w:type="gramEnd"/>
      <w:r w:rsidRPr="00524E7C">
        <w:rPr>
          <w:rFonts w:ascii="Times New Roman" w:hAnsi="Times New Roman" w:cs="Times New Roman"/>
        </w:rPr>
        <w:t>289-e297. doi:10.1016/S2542-5196(17)30118-3</w:t>
      </w:r>
    </w:p>
    <w:p w14:paraId="503EEFD1"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18.</w:t>
      </w:r>
      <w:r w:rsidRPr="00524E7C">
        <w:rPr>
          <w:rFonts w:ascii="Times New Roman" w:hAnsi="Times New Roman" w:cs="Times New Roman"/>
        </w:rPr>
        <w:tab/>
      </w:r>
      <w:proofErr w:type="spellStart"/>
      <w:r w:rsidRPr="00524E7C">
        <w:rPr>
          <w:rFonts w:ascii="Times New Roman" w:hAnsi="Times New Roman" w:cs="Times New Roman"/>
        </w:rPr>
        <w:t>Zijlema</w:t>
      </w:r>
      <w:proofErr w:type="spellEnd"/>
      <w:r w:rsidRPr="00524E7C">
        <w:rPr>
          <w:rFonts w:ascii="Times New Roman" w:hAnsi="Times New Roman" w:cs="Times New Roman"/>
        </w:rPr>
        <w:t xml:space="preserve"> WL, </w:t>
      </w:r>
      <w:proofErr w:type="spellStart"/>
      <w:r w:rsidRPr="00524E7C">
        <w:rPr>
          <w:rFonts w:ascii="Times New Roman" w:hAnsi="Times New Roman" w:cs="Times New Roman"/>
        </w:rPr>
        <w:t>Stasinska</w:t>
      </w:r>
      <w:proofErr w:type="spellEnd"/>
      <w:r w:rsidRPr="00524E7C">
        <w:rPr>
          <w:rFonts w:ascii="Times New Roman" w:hAnsi="Times New Roman" w:cs="Times New Roman"/>
        </w:rPr>
        <w:t xml:space="preserve"> A, Blake D, et al. The longitudinal association between natural outdoor environments and mortality in 9218 older men from Perth, Western Australia.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2019;125:430</w:t>
      </w:r>
      <w:proofErr w:type="gramEnd"/>
      <w:r w:rsidRPr="00524E7C">
        <w:rPr>
          <w:rFonts w:ascii="Times New Roman" w:hAnsi="Times New Roman" w:cs="Times New Roman"/>
        </w:rPr>
        <w:t xml:space="preserve">-436.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.2019.01.075</w:t>
      </w:r>
    </w:p>
    <w:p w14:paraId="1982F507"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19.</w:t>
      </w:r>
      <w:r w:rsidRPr="00524E7C">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524E7C">
        <w:rPr>
          <w:rFonts w:ascii="Times New Roman" w:hAnsi="Times New Roman" w:cs="Times New Roman"/>
          <w:i/>
          <w:iCs/>
        </w:rPr>
        <w:t>Environmental Research</w:t>
      </w:r>
      <w:r w:rsidRPr="00524E7C">
        <w:rPr>
          <w:rFonts w:ascii="Times New Roman" w:hAnsi="Times New Roman" w:cs="Times New Roman"/>
        </w:rPr>
        <w:t xml:space="preserve">. </w:t>
      </w:r>
      <w:proofErr w:type="gramStart"/>
      <w:r w:rsidRPr="00524E7C">
        <w:rPr>
          <w:rFonts w:ascii="Times New Roman" w:hAnsi="Times New Roman" w:cs="Times New Roman"/>
        </w:rPr>
        <w:t>2024;241:117610</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doi:10.1016/j.envres</w:t>
      </w:r>
      <w:proofErr w:type="gramEnd"/>
      <w:r w:rsidRPr="00524E7C">
        <w:rPr>
          <w:rFonts w:ascii="Times New Roman" w:hAnsi="Times New Roman" w:cs="Times New Roman"/>
        </w:rPr>
        <w:t>.2023.117610</w:t>
      </w:r>
    </w:p>
    <w:p w14:paraId="4FFEC7B0"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20.</w:t>
      </w:r>
      <w:r w:rsidRPr="00524E7C">
        <w:rPr>
          <w:rFonts w:ascii="Times New Roman" w:hAnsi="Times New Roman" w:cs="Times New Roman"/>
        </w:rPr>
        <w:tab/>
        <w:t xml:space="preserve">Garber MD, </w:t>
      </w:r>
      <w:proofErr w:type="spellStart"/>
      <w:r w:rsidRPr="00524E7C">
        <w:rPr>
          <w:rFonts w:ascii="Times New Roman" w:hAnsi="Times New Roman" w:cs="Times New Roman"/>
        </w:rPr>
        <w:t>Guidi</w:t>
      </w:r>
      <w:proofErr w:type="spellEnd"/>
      <w:r w:rsidRPr="00524E7C">
        <w:rPr>
          <w:rFonts w:ascii="Times New Roman" w:hAnsi="Times New Roman" w:cs="Times New Roman"/>
        </w:rPr>
        <w:t xml:space="preserve"> M, </w:t>
      </w:r>
      <w:proofErr w:type="spellStart"/>
      <w:r w:rsidRPr="00524E7C">
        <w:rPr>
          <w:rFonts w:ascii="Times New Roman" w:hAnsi="Times New Roman" w:cs="Times New Roman"/>
        </w:rPr>
        <w:t>Bousselot</w:t>
      </w:r>
      <w:proofErr w:type="spellEnd"/>
      <w:r w:rsidRPr="00524E7C">
        <w:rPr>
          <w:rFonts w:ascii="Times New Roman" w:hAnsi="Times New Roman" w:cs="Times New Roman"/>
        </w:rPr>
        <w:t xml:space="preserve"> J, </w:t>
      </w:r>
      <w:proofErr w:type="spellStart"/>
      <w:r w:rsidRPr="00524E7C">
        <w:rPr>
          <w:rFonts w:ascii="Times New Roman" w:hAnsi="Times New Roman" w:cs="Times New Roman"/>
        </w:rPr>
        <w:t>Benmarhnia</w:t>
      </w:r>
      <w:proofErr w:type="spellEnd"/>
      <w:r w:rsidRPr="00524E7C">
        <w:rPr>
          <w:rFonts w:ascii="Times New Roman" w:hAnsi="Times New Roman" w:cs="Times New Roman"/>
        </w:rPr>
        <w:t xml:space="preserve"> T, Dean D, Rojas-Rueda D. Impact of native-plants policy scenarios on premature mortality in Denver: A quantitative health impact assessment. </w:t>
      </w:r>
      <w:r w:rsidRPr="00524E7C">
        <w:rPr>
          <w:rFonts w:ascii="Times New Roman" w:hAnsi="Times New Roman" w:cs="Times New Roman"/>
          <w:i/>
          <w:iCs/>
        </w:rPr>
        <w:t>Environment International</w:t>
      </w:r>
      <w:r w:rsidRPr="00524E7C">
        <w:rPr>
          <w:rFonts w:ascii="Times New Roman" w:hAnsi="Times New Roman" w:cs="Times New Roman"/>
        </w:rPr>
        <w:t xml:space="preserve">. </w:t>
      </w:r>
      <w:proofErr w:type="gramStart"/>
      <w:r w:rsidRPr="00524E7C">
        <w:rPr>
          <w:rFonts w:ascii="Times New Roman" w:hAnsi="Times New Roman" w:cs="Times New Roman"/>
        </w:rPr>
        <w:t>2023;178:108050</w:t>
      </w:r>
      <w:proofErr w:type="gramEnd"/>
      <w:r w:rsidRPr="00524E7C">
        <w:rPr>
          <w:rFonts w:ascii="Times New Roman" w:hAnsi="Times New Roman" w:cs="Times New Roman"/>
        </w:rPr>
        <w:t xml:space="preserve">. </w:t>
      </w:r>
      <w:proofErr w:type="gramStart"/>
      <w:r w:rsidRPr="00524E7C">
        <w:rPr>
          <w:rFonts w:ascii="Times New Roman" w:hAnsi="Times New Roman" w:cs="Times New Roman"/>
        </w:rPr>
        <w:t>doi:10.1016/j.envint</w:t>
      </w:r>
      <w:proofErr w:type="gramEnd"/>
      <w:r w:rsidRPr="00524E7C">
        <w:rPr>
          <w:rFonts w:ascii="Times New Roman" w:hAnsi="Times New Roman" w:cs="Times New Roman"/>
        </w:rPr>
        <w:t>.2023.108050</w:t>
      </w:r>
    </w:p>
    <w:p w14:paraId="7C3F82FA"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21.</w:t>
      </w:r>
      <w:r w:rsidRPr="00524E7C">
        <w:rPr>
          <w:rFonts w:ascii="Times New Roman" w:hAnsi="Times New Roman" w:cs="Times New Roman"/>
        </w:rPr>
        <w:tab/>
        <w:t xml:space="preserve">Rojas-Rueda D, </w:t>
      </w:r>
      <w:proofErr w:type="spellStart"/>
      <w:r w:rsidRPr="00524E7C">
        <w:rPr>
          <w:rFonts w:ascii="Times New Roman" w:hAnsi="Times New Roman" w:cs="Times New Roman"/>
        </w:rPr>
        <w:t>Nieuwenhuijsen</w:t>
      </w:r>
      <w:proofErr w:type="spellEnd"/>
      <w:r w:rsidRPr="00524E7C">
        <w:rPr>
          <w:rFonts w:ascii="Times New Roman" w:hAnsi="Times New Roman" w:cs="Times New Roman"/>
        </w:rPr>
        <w:t xml:space="preserve"> MJ, Gascon M, Perez-Leon D, </w:t>
      </w:r>
      <w:proofErr w:type="spellStart"/>
      <w:r w:rsidRPr="00524E7C">
        <w:rPr>
          <w:rFonts w:ascii="Times New Roman" w:hAnsi="Times New Roman" w:cs="Times New Roman"/>
        </w:rPr>
        <w:t>Mudu</w:t>
      </w:r>
      <w:proofErr w:type="spellEnd"/>
      <w:r w:rsidRPr="00524E7C">
        <w:rPr>
          <w:rFonts w:ascii="Times New Roman" w:hAnsi="Times New Roman" w:cs="Times New Roman"/>
        </w:rPr>
        <w:t xml:space="preserve"> P. Green spaces and mortality: a systematic review and meta-analysis of cohort studies. </w:t>
      </w:r>
      <w:r w:rsidRPr="00524E7C">
        <w:rPr>
          <w:rFonts w:ascii="Times New Roman" w:hAnsi="Times New Roman" w:cs="Times New Roman"/>
          <w:i/>
          <w:iCs/>
        </w:rPr>
        <w:t>Lancet Planet Health</w:t>
      </w:r>
      <w:r w:rsidRPr="00524E7C">
        <w:rPr>
          <w:rFonts w:ascii="Times New Roman" w:hAnsi="Times New Roman" w:cs="Times New Roman"/>
        </w:rPr>
        <w:t>. 2019;3(11</w:t>
      </w:r>
      <w:proofErr w:type="gramStart"/>
      <w:r w:rsidRPr="00524E7C">
        <w:rPr>
          <w:rFonts w:ascii="Times New Roman" w:hAnsi="Times New Roman" w:cs="Times New Roman"/>
        </w:rPr>
        <w:t>):e</w:t>
      </w:r>
      <w:proofErr w:type="gramEnd"/>
      <w:r w:rsidRPr="00524E7C">
        <w:rPr>
          <w:rFonts w:ascii="Times New Roman" w:hAnsi="Times New Roman" w:cs="Times New Roman"/>
        </w:rPr>
        <w:t>469-e477. doi:10.1016/S2542-5196(19)30215-3</w:t>
      </w:r>
    </w:p>
    <w:p w14:paraId="2B909B12"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22.</w:t>
      </w:r>
      <w:r w:rsidRPr="00524E7C">
        <w:rPr>
          <w:rFonts w:ascii="Times New Roman" w:hAnsi="Times New Roman" w:cs="Times New Roman"/>
        </w:rPr>
        <w:tab/>
        <w:t>Global Burden of Disease Collaborative Network. Global Burden of Disease Study 2019 (GBD 2019) Reference Life Table. Published online 2021. doi:10.6069/1D4Y-YQ37</w:t>
      </w:r>
    </w:p>
    <w:p w14:paraId="6599CABE"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23.</w:t>
      </w:r>
      <w:r w:rsidRPr="00524E7C">
        <w:rPr>
          <w:rFonts w:ascii="Times New Roman" w:hAnsi="Times New Roman" w:cs="Times New Roman"/>
        </w:rPr>
        <w:tab/>
      </w:r>
      <w:proofErr w:type="spellStart"/>
      <w:r w:rsidRPr="00524E7C">
        <w:rPr>
          <w:rFonts w:ascii="Times New Roman" w:hAnsi="Times New Roman" w:cs="Times New Roman"/>
        </w:rPr>
        <w:t>WorldPop</w:t>
      </w:r>
      <w:proofErr w:type="spellEnd"/>
      <w:r w:rsidRPr="00524E7C">
        <w:rPr>
          <w:rFonts w:ascii="Times New Roman" w:hAnsi="Times New Roman" w:cs="Times New Roman"/>
        </w:rPr>
        <w:t>. Population Counts 2020 UN-Adjusted Constrained 1 Available from: www.worldpop.org/doi/10.5258/SOTON/WP00660.</w:t>
      </w:r>
    </w:p>
    <w:p w14:paraId="5803C69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t>24.</w:t>
      </w:r>
      <w:r w:rsidRPr="00524E7C">
        <w:rPr>
          <w:rFonts w:ascii="Times New Roman" w:hAnsi="Times New Roman" w:cs="Times New Roman"/>
        </w:rPr>
        <w:tab/>
        <w:t>United Nations Statistics Division. Standard Country or Area Codes for Statistical Use (M49). https://unstats.un.org/unsd/methodology/m49</w:t>
      </w:r>
    </w:p>
    <w:p w14:paraId="23E7954F" w14:textId="77777777" w:rsidR="00524E7C" w:rsidRPr="00524E7C" w:rsidRDefault="00524E7C" w:rsidP="00524E7C">
      <w:pPr>
        <w:pStyle w:val="Bibliography"/>
        <w:rPr>
          <w:rFonts w:ascii="Times New Roman" w:hAnsi="Times New Roman" w:cs="Times New Roman"/>
        </w:rPr>
      </w:pPr>
      <w:r w:rsidRPr="00524E7C">
        <w:rPr>
          <w:rFonts w:ascii="Times New Roman" w:hAnsi="Times New Roman" w:cs="Times New Roman"/>
        </w:rPr>
        <w:lastRenderedPageBreak/>
        <w:t>25.</w:t>
      </w:r>
      <w:r w:rsidRPr="00524E7C">
        <w:rPr>
          <w:rFonts w:ascii="Times New Roman" w:hAnsi="Times New Roman" w:cs="Times New Roman"/>
        </w:rPr>
        <w:tab/>
        <w:t xml:space="preserve">Beck HE, Zimmermann NE, McVicar TR, </w:t>
      </w:r>
      <w:proofErr w:type="spellStart"/>
      <w:r w:rsidRPr="00524E7C">
        <w:rPr>
          <w:rFonts w:ascii="Times New Roman" w:hAnsi="Times New Roman" w:cs="Times New Roman"/>
        </w:rPr>
        <w:t>Vergopolan</w:t>
      </w:r>
      <w:proofErr w:type="spellEnd"/>
      <w:r w:rsidRPr="00524E7C">
        <w:rPr>
          <w:rFonts w:ascii="Times New Roman" w:hAnsi="Times New Roman" w:cs="Times New Roman"/>
        </w:rPr>
        <w:t xml:space="preserve"> N, Berg A, Wood EF. Present and future </w:t>
      </w:r>
      <w:proofErr w:type="spellStart"/>
      <w:r w:rsidRPr="00524E7C">
        <w:rPr>
          <w:rFonts w:ascii="Times New Roman" w:hAnsi="Times New Roman" w:cs="Times New Roman"/>
        </w:rPr>
        <w:t>Köppen</w:t>
      </w:r>
      <w:proofErr w:type="spellEnd"/>
      <w:r w:rsidRPr="00524E7C">
        <w:rPr>
          <w:rFonts w:ascii="Times New Roman" w:hAnsi="Times New Roman" w:cs="Times New Roman"/>
        </w:rPr>
        <w:t xml:space="preserve">-Geiger climate classification maps at 1-km resolution. </w:t>
      </w:r>
      <w:r w:rsidRPr="00524E7C">
        <w:rPr>
          <w:rFonts w:ascii="Times New Roman" w:hAnsi="Times New Roman" w:cs="Times New Roman"/>
          <w:i/>
          <w:iCs/>
        </w:rPr>
        <w:t>Scientific Data</w:t>
      </w:r>
      <w:r w:rsidRPr="00524E7C">
        <w:rPr>
          <w:rFonts w:ascii="Times New Roman" w:hAnsi="Times New Roman" w:cs="Times New Roman"/>
        </w:rPr>
        <w:t xml:space="preserve">. </w:t>
      </w:r>
      <w:proofErr w:type="gramStart"/>
      <w:r w:rsidRPr="00524E7C">
        <w:rPr>
          <w:rFonts w:ascii="Times New Roman" w:hAnsi="Times New Roman" w:cs="Times New Roman"/>
        </w:rPr>
        <w:t>2018;5:180214</w:t>
      </w:r>
      <w:proofErr w:type="gramEnd"/>
      <w:r w:rsidRPr="00524E7C">
        <w:rPr>
          <w:rFonts w:ascii="Times New Roman" w:hAnsi="Times New Roman" w:cs="Times New Roman"/>
        </w:rPr>
        <w:t>. doi:10.1038/sdata.2018.214</w:t>
      </w:r>
    </w:p>
    <w:p w14:paraId="2585AC3B" w14:textId="6C035BFF" w:rsidR="005C5CA4" w:rsidRDefault="00C158AD" w:rsidP="00FA2EC9">
      <w:pPr>
        <w:rPr>
          <w:rFonts w:ascii="Times New Roman" w:hAnsi="Times New Roman" w:cs="Times New Roman"/>
        </w:rPr>
      </w:pPr>
      <w:r w:rsidRPr="00E150CA">
        <w:rPr>
          <w:rFonts w:ascii="Times New Roman" w:hAnsi="Times New Roman" w:cs="Times New Roman"/>
        </w:rPr>
        <w:fldChar w:fldCharType="end"/>
      </w:r>
    </w:p>
    <w:sectPr w:rsidR="005C5CA4" w:rsidSect="007A638C">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STOWELL, JENNIFER" w:date="2025-02-06T11:15:00Z" w:initials="JS">
    <w:p w14:paraId="158B6A26" w14:textId="77777777" w:rsidR="00B6299E" w:rsidRDefault="00B6299E" w:rsidP="00B6299E">
      <w:pPr>
        <w:pStyle w:val="CommentText"/>
      </w:pPr>
      <w:r>
        <w:rPr>
          <w:rStyle w:val="CommentReference"/>
        </w:rPr>
        <w:annotationRef/>
      </w:r>
      <w:r>
        <w:t>Throughout the figures, we should probably increase the font size since it will be difficult to read when sized by the journal.</w:t>
      </w:r>
    </w:p>
  </w:comment>
  <w:comment w:id="3" w:author="STOWELL, JENNIFER" w:date="2025-02-06T11:24:00Z" w:initials="JS">
    <w:p w14:paraId="6BCA12DA" w14:textId="77777777" w:rsidR="005B6A5D" w:rsidRDefault="005B6A5D" w:rsidP="005B6A5D">
      <w:pPr>
        <w:pStyle w:val="CommentText"/>
      </w:pPr>
      <w:r>
        <w:rPr>
          <w:rStyle w:val="CommentReference"/>
        </w:rPr>
        <w:annotationRef/>
      </w:r>
      <w:r>
        <w:t>Can we include a table in the supplement that totals these by region or climate?</w:t>
      </w:r>
    </w:p>
  </w:comment>
  <w:comment w:id="4" w:author="STOWELL, JENNIFER" w:date="2025-02-06T11:28:00Z" w:initials="JS">
    <w:p w14:paraId="76D826C5" w14:textId="77777777" w:rsidR="007D6397" w:rsidRDefault="007D6397" w:rsidP="007D6397">
      <w:pPr>
        <w:pStyle w:val="CommentText"/>
      </w:pPr>
      <w:r>
        <w:rPr>
          <w:rStyle w:val="CommentReference"/>
        </w:rPr>
        <w:annotationRef/>
      </w:r>
      <w:r>
        <w:t>The table mentioned in my comment above would really help readers to see differences by region/climate. I imagine that the total number globally gets washed out, but it is important to report the regional numbers...push back if you feel differently...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8B6A26" w15:done="0"/>
  <w15:commentEx w15:paraId="6BCA12DA" w15:done="0"/>
  <w15:commentEx w15:paraId="76D826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8FF3C69" w16cex:dateUtc="2025-02-06T16:15:00Z"/>
  <w16cex:commentExtensible w16cex:durableId="2B970BB0" w16cex:dateUtc="2025-02-06T16:24:00Z"/>
  <w16cex:commentExtensible w16cex:durableId="02850A9C" w16cex:dateUtc="2025-02-06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8B6A26" w16cid:durableId="48FF3C69"/>
  <w16cid:commentId w16cid:paraId="6BCA12DA" w16cid:durableId="2B970BB0"/>
  <w16cid:commentId w16cid:paraId="76D826C5" w16cid:durableId="02850A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AF516" w14:textId="77777777" w:rsidR="00FC709C" w:rsidRDefault="00FC709C" w:rsidP="00C814B5">
      <w:r>
        <w:separator/>
      </w:r>
    </w:p>
  </w:endnote>
  <w:endnote w:type="continuationSeparator" w:id="0">
    <w:p w14:paraId="2070B155" w14:textId="77777777" w:rsidR="00FC709C" w:rsidRDefault="00FC709C"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BF3D8" w14:textId="77777777" w:rsidR="00FC709C" w:rsidRDefault="00FC709C" w:rsidP="00C814B5">
      <w:r>
        <w:separator/>
      </w:r>
    </w:p>
  </w:footnote>
  <w:footnote w:type="continuationSeparator" w:id="0">
    <w:p w14:paraId="14301F67" w14:textId="77777777" w:rsidR="00FC709C" w:rsidRDefault="00FC709C"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Greta Katherine">
    <w15:presenceInfo w15:providerId="AD" w15:userId="S::gretam@gwu.edu::693602ef-7d81-41bb-a23e-17f4d1452404"/>
  </w15:person>
  <w15:person w15:author="STOWELL, JENNIFER">
    <w15:presenceInfo w15:providerId="AD" w15:userId="S::stowellj@bu.edu::f121fb2a-88d0-42f7-aa67-dd50f536ad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6941"/>
    <w:rsid w:val="001D78AB"/>
    <w:rsid w:val="001E26CD"/>
    <w:rsid w:val="001E50F9"/>
    <w:rsid w:val="001F36CB"/>
    <w:rsid w:val="001F37FF"/>
    <w:rsid w:val="001F396A"/>
    <w:rsid w:val="001F69F2"/>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D18BF"/>
    <w:rsid w:val="005D4B56"/>
    <w:rsid w:val="005D506E"/>
    <w:rsid w:val="005D55F2"/>
    <w:rsid w:val="005D6065"/>
    <w:rsid w:val="005E308B"/>
    <w:rsid w:val="005E3961"/>
    <w:rsid w:val="005E52ED"/>
    <w:rsid w:val="005F0FBD"/>
    <w:rsid w:val="005F2425"/>
    <w:rsid w:val="005F46DB"/>
    <w:rsid w:val="006035AD"/>
    <w:rsid w:val="006036D8"/>
    <w:rsid w:val="0060540D"/>
    <w:rsid w:val="00605D6C"/>
    <w:rsid w:val="00612307"/>
    <w:rsid w:val="00613582"/>
    <w:rsid w:val="00613E22"/>
    <w:rsid w:val="0062029F"/>
    <w:rsid w:val="0062156B"/>
    <w:rsid w:val="006222BE"/>
    <w:rsid w:val="00626371"/>
    <w:rsid w:val="00626F66"/>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4AC4"/>
    <w:rsid w:val="006A54AA"/>
    <w:rsid w:val="006A7E0D"/>
    <w:rsid w:val="006B257F"/>
    <w:rsid w:val="006B4603"/>
    <w:rsid w:val="006B51CC"/>
    <w:rsid w:val="006C1F22"/>
    <w:rsid w:val="006C4295"/>
    <w:rsid w:val="006C67EB"/>
    <w:rsid w:val="006D07C8"/>
    <w:rsid w:val="006D6CF3"/>
    <w:rsid w:val="006D7B2F"/>
    <w:rsid w:val="006E0341"/>
    <w:rsid w:val="006E2604"/>
    <w:rsid w:val="006E2A12"/>
    <w:rsid w:val="006E388F"/>
    <w:rsid w:val="006E45F4"/>
    <w:rsid w:val="006E4C2C"/>
    <w:rsid w:val="006E54D2"/>
    <w:rsid w:val="006E57BE"/>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3309"/>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7795"/>
    <w:rsid w:val="00757BB7"/>
    <w:rsid w:val="00760E36"/>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26CC"/>
    <w:rsid w:val="007A4319"/>
    <w:rsid w:val="007A638C"/>
    <w:rsid w:val="007B17C1"/>
    <w:rsid w:val="007B6224"/>
    <w:rsid w:val="007B64A8"/>
    <w:rsid w:val="007B6666"/>
    <w:rsid w:val="007B7598"/>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6A27"/>
    <w:rsid w:val="00A07A0D"/>
    <w:rsid w:val="00A10D1B"/>
    <w:rsid w:val="00A12305"/>
    <w:rsid w:val="00A13117"/>
    <w:rsid w:val="00A21D9A"/>
    <w:rsid w:val="00A26064"/>
    <w:rsid w:val="00A3377F"/>
    <w:rsid w:val="00A36392"/>
    <w:rsid w:val="00A37A37"/>
    <w:rsid w:val="00A40822"/>
    <w:rsid w:val="00A43575"/>
    <w:rsid w:val="00A459D8"/>
    <w:rsid w:val="00A47834"/>
    <w:rsid w:val="00A47D59"/>
    <w:rsid w:val="00A53DA2"/>
    <w:rsid w:val="00A554FB"/>
    <w:rsid w:val="00A625BD"/>
    <w:rsid w:val="00A66078"/>
    <w:rsid w:val="00A6681F"/>
    <w:rsid w:val="00A706D9"/>
    <w:rsid w:val="00A70F65"/>
    <w:rsid w:val="00A71F12"/>
    <w:rsid w:val="00A720DB"/>
    <w:rsid w:val="00A7210E"/>
    <w:rsid w:val="00A75BA5"/>
    <w:rsid w:val="00A77558"/>
    <w:rsid w:val="00A82B15"/>
    <w:rsid w:val="00A87190"/>
    <w:rsid w:val="00A877AC"/>
    <w:rsid w:val="00A90876"/>
    <w:rsid w:val="00A92750"/>
    <w:rsid w:val="00A95BD7"/>
    <w:rsid w:val="00A96C86"/>
    <w:rsid w:val="00AA34B4"/>
    <w:rsid w:val="00AA3F0D"/>
    <w:rsid w:val="00AA5506"/>
    <w:rsid w:val="00AA7C74"/>
    <w:rsid w:val="00AB3750"/>
    <w:rsid w:val="00AB4188"/>
    <w:rsid w:val="00AB5D37"/>
    <w:rsid w:val="00AB68EB"/>
    <w:rsid w:val="00AB7DA9"/>
    <w:rsid w:val="00AC0A44"/>
    <w:rsid w:val="00AC3C2D"/>
    <w:rsid w:val="00AC46B6"/>
    <w:rsid w:val="00AC5493"/>
    <w:rsid w:val="00AC6C82"/>
    <w:rsid w:val="00AD0485"/>
    <w:rsid w:val="00AD473B"/>
    <w:rsid w:val="00AD75A9"/>
    <w:rsid w:val="00AE0D66"/>
    <w:rsid w:val="00AE0F11"/>
    <w:rsid w:val="00AE765C"/>
    <w:rsid w:val="00AF0AB2"/>
    <w:rsid w:val="00AF3074"/>
    <w:rsid w:val="00AF358C"/>
    <w:rsid w:val="00AF3FCC"/>
    <w:rsid w:val="00AF52BD"/>
    <w:rsid w:val="00AF54A8"/>
    <w:rsid w:val="00AF772E"/>
    <w:rsid w:val="00B044FF"/>
    <w:rsid w:val="00B1144D"/>
    <w:rsid w:val="00B12EBB"/>
    <w:rsid w:val="00B1621C"/>
    <w:rsid w:val="00B20584"/>
    <w:rsid w:val="00B211B9"/>
    <w:rsid w:val="00B213A2"/>
    <w:rsid w:val="00B216D5"/>
    <w:rsid w:val="00B30178"/>
    <w:rsid w:val="00B31CD1"/>
    <w:rsid w:val="00B3437F"/>
    <w:rsid w:val="00B356A6"/>
    <w:rsid w:val="00B37183"/>
    <w:rsid w:val="00B40700"/>
    <w:rsid w:val="00B42539"/>
    <w:rsid w:val="00B439D8"/>
    <w:rsid w:val="00B44137"/>
    <w:rsid w:val="00B47F84"/>
    <w:rsid w:val="00B52B55"/>
    <w:rsid w:val="00B53A90"/>
    <w:rsid w:val="00B559F0"/>
    <w:rsid w:val="00B56686"/>
    <w:rsid w:val="00B60C02"/>
    <w:rsid w:val="00B6299E"/>
    <w:rsid w:val="00B64177"/>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7530B"/>
    <w:rsid w:val="00C802AF"/>
    <w:rsid w:val="00C814B5"/>
    <w:rsid w:val="00C82F36"/>
    <w:rsid w:val="00C83ABA"/>
    <w:rsid w:val="00C90142"/>
    <w:rsid w:val="00C91C00"/>
    <w:rsid w:val="00C9580E"/>
    <w:rsid w:val="00C975A0"/>
    <w:rsid w:val="00CA2062"/>
    <w:rsid w:val="00CA40C1"/>
    <w:rsid w:val="00CA45FF"/>
    <w:rsid w:val="00CB1405"/>
    <w:rsid w:val="00CB1D2D"/>
    <w:rsid w:val="00CB3595"/>
    <w:rsid w:val="00CB5E40"/>
    <w:rsid w:val="00CC0966"/>
    <w:rsid w:val="00CC129C"/>
    <w:rsid w:val="00CC271B"/>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7F4C"/>
    <w:rsid w:val="00D60595"/>
    <w:rsid w:val="00D670DD"/>
    <w:rsid w:val="00D67367"/>
    <w:rsid w:val="00D673DE"/>
    <w:rsid w:val="00D80863"/>
    <w:rsid w:val="00D81AD7"/>
    <w:rsid w:val="00D81DD9"/>
    <w:rsid w:val="00D81E68"/>
    <w:rsid w:val="00D85548"/>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C709C"/>
    <w:rsid w:val="00FD0BDA"/>
    <w:rsid w:val="00FD27B4"/>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1.emf"/><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16</Pages>
  <Words>14335</Words>
  <Characters>81711</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10</cp:revision>
  <dcterms:created xsi:type="dcterms:W3CDTF">2025-02-06T16:28:00Z</dcterms:created>
  <dcterms:modified xsi:type="dcterms:W3CDTF">2025-02-12T20:19:00Z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id="HabdbtzY"/&gt;&lt;style id="http://www.zotero.org/styles/american-medical-association" hasBibliography="1" bibliographyStyleHasBeenSet="1"/&gt;&lt;prefs&gt;&lt;pref name="fieldType" value="Field"/&gt;&lt;/prefs&gt;&lt;/data&gt;</vt:lpwstr>
  </property>
</Properties>
</file>