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4DD50" w14:textId="77777777" w:rsidR="00AD3802" w:rsidRPr="00AD3802" w:rsidRDefault="00AD3802" w:rsidP="00AD3802">
      <w:pPr>
        <w:jc w:val="center"/>
        <w:rPr>
          <w:rFonts w:ascii="Times New Roman" w:hAnsi="Times New Roman" w:cs="Times New Roman"/>
          <w:i/>
          <w:iCs/>
        </w:rPr>
      </w:pPr>
      <w:r w:rsidRPr="00AD3802">
        <w:rPr>
          <w:rFonts w:ascii="Times New Roman" w:hAnsi="Times New Roman" w:cs="Times New Roman"/>
          <w:i/>
          <w:iCs/>
        </w:rPr>
        <w:t>A quantitative health impact assessment of urban greenspace and all-cause mortality across 1,041 global cities</w:t>
      </w:r>
    </w:p>
    <w:p w14:paraId="74D7CDC8" w14:textId="77777777" w:rsidR="005E5E3F" w:rsidRDefault="005E5E3F" w:rsidP="005E5E3F">
      <w:pPr>
        <w:jc w:val="center"/>
        <w:rPr>
          <w:rFonts w:ascii="Times New Roman" w:hAnsi="Times New Roman" w:cs="Times New Roman"/>
          <w:i/>
          <w:iCs/>
          <w:color w:val="000000" w:themeColor="text1"/>
        </w:rPr>
      </w:pPr>
    </w:p>
    <w:p w14:paraId="15FE5FBB" w14:textId="74028F82" w:rsidR="005E5E3F" w:rsidRPr="00CE0C46" w:rsidRDefault="005E5E3F" w:rsidP="005E5E3F">
      <w:pPr>
        <w:jc w:val="center"/>
        <w:rPr>
          <w:rFonts w:ascii="Times New Roman" w:hAnsi="Times New Roman" w:cs="Times New Roman"/>
          <w:color w:val="000000" w:themeColor="text1"/>
          <w:vertAlign w:val="superscript"/>
        </w:rPr>
      </w:pPr>
      <w:r w:rsidRPr="00CE0C46">
        <w:rPr>
          <w:rFonts w:ascii="Times New Roman" w:hAnsi="Times New Roman" w:cs="Times New Roman"/>
          <w:color w:val="000000" w:themeColor="text1"/>
        </w:rPr>
        <w:t>Greta K. Martin</w:t>
      </w:r>
      <w:r w:rsidRPr="00CE0C46">
        <w:rPr>
          <w:rFonts w:ascii="Times New Roman" w:hAnsi="Times New Roman" w:cs="Times New Roman"/>
          <w:color w:val="000000" w:themeColor="text1"/>
          <w:vertAlign w:val="superscript"/>
        </w:rPr>
        <w:t>1</w:t>
      </w:r>
      <w:r w:rsidRPr="00CE0C46">
        <w:rPr>
          <w:rFonts w:ascii="Times New Roman" w:hAnsi="Times New Roman" w:cs="Times New Roman"/>
          <w:color w:val="000000" w:themeColor="text1"/>
        </w:rPr>
        <w:t xml:space="preserve">, </w:t>
      </w:r>
      <w:r w:rsidR="00AD3802" w:rsidRPr="00E150CA">
        <w:rPr>
          <w:rFonts w:ascii="Times New Roman" w:hAnsi="Times New Roman" w:cs="Times New Roman"/>
          <w:color w:val="000000" w:themeColor="text1"/>
        </w:rPr>
        <w:t xml:space="preserve">Jennifer D. </w:t>
      </w:r>
      <w:r w:rsidR="00AD3802" w:rsidRPr="00AD3802">
        <w:rPr>
          <w:rFonts w:ascii="Times New Roman" w:hAnsi="Times New Roman" w:cs="Times New Roman"/>
          <w:color w:val="000000" w:themeColor="text1"/>
        </w:rPr>
        <w:t>Stowell</w:t>
      </w:r>
      <w:r w:rsidR="00AD3802">
        <w:rPr>
          <w:rFonts w:ascii="Times New Roman" w:hAnsi="Times New Roman" w:cs="Times New Roman"/>
          <w:color w:val="000000" w:themeColor="text1"/>
          <w:vertAlign w:val="superscript"/>
        </w:rPr>
        <w:t>2</w:t>
      </w:r>
      <w:r w:rsidR="00AD3802">
        <w:rPr>
          <w:rFonts w:ascii="Times New Roman" w:hAnsi="Times New Roman" w:cs="Times New Roman"/>
          <w:color w:val="000000" w:themeColor="text1"/>
        </w:rPr>
        <w:t xml:space="preserve">, </w:t>
      </w:r>
      <w:r w:rsidRPr="00AD3802">
        <w:rPr>
          <w:rFonts w:ascii="Times New Roman" w:hAnsi="Times New Roman" w:cs="Times New Roman"/>
          <w:color w:val="000000" w:themeColor="text1"/>
        </w:rPr>
        <w:t>Patrick</w:t>
      </w:r>
      <w:r w:rsidRPr="00CE0C46">
        <w:rPr>
          <w:rFonts w:ascii="Times New Roman" w:hAnsi="Times New Roman" w:cs="Times New Roman"/>
          <w:color w:val="000000" w:themeColor="text1"/>
        </w:rPr>
        <w:t xml:space="preserve"> L. Kinney</w:t>
      </w:r>
      <w:r w:rsidR="00AD3802">
        <w:rPr>
          <w:rFonts w:ascii="Times New Roman" w:hAnsi="Times New Roman" w:cs="Times New Roman"/>
          <w:color w:val="000000" w:themeColor="text1"/>
          <w:vertAlign w:val="superscript"/>
        </w:rPr>
        <w:t>2</w:t>
      </w:r>
      <w:r w:rsidRPr="00CE0C46">
        <w:rPr>
          <w:rFonts w:ascii="Times New Roman" w:hAnsi="Times New Roman" w:cs="Times New Roman"/>
          <w:color w:val="000000" w:themeColor="text1"/>
        </w:rPr>
        <w:t xml:space="preserve">, Susan </w:t>
      </w:r>
      <w:r>
        <w:rPr>
          <w:rFonts w:ascii="Times New Roman" w:hAnsi="Times New Roman" w:cs="Times New Roman"/>
          <w:color w:val="000000" w:themeColor="text1"/>
        </w:rPr>
        <w:t xml:space="preserve">C. </w:t>
      </w:r>
      <w:r w:rsidRPr="00CE0C46">
        <w:rPr>
          <w:rFonts w:ascii="Times New Roman" w:hAnsi="Times New Roman" w:cs="Times New Roman"/>
          <w:color w:val="000000" w:themeColor="text1"/>
        </w:rPr>
        <w:t>Anenberg</w:t>
      </w:r>
      <w:r w:rsidRPr="00CE0C46">
        <w:rPr>
          <w:rFonts w:ascii="Times New Roman" w:hAnsi="Times New Roman" w:cs="Times New Roman"/>
          <w:color w:val="000000" w:themeColor="text1"/>
          <w:vertAlign w:val="superscript"/>
        </w:rPr>
        <w:t>1</w:t>
      </w:r>
    </w:p>
    <w:p w14:paraId="5AAB35F7" w14:textId="77777777" w:rsidR="005E5E3F" w:rsidRPr="00CE0C46" w:rsidRDefault="005E5E3F" w:rsidP="005E5E3F">
      <w:pPr>
        <w:jc w:val="center"/>
        <w:rPr>
          <w:rFonts w:ascii="Times New Roman" w:hAnsi="Times New Roman" w:cs="Times New Roman"/>
          <w:color w:val="000000" w:themeColor="text1"/>
          <w:vertAlign w:val="superscript"/>
        </w:rPr>
      </w:pPr>
    </w:p>
    <w:p w14:paraId="754224EF" w14:textId="77777777" w:rsidR="005E5E3F" w:rsidRPr="00CE0C46" w:rsidRDefault="005E5E3F" w:rsidP="005E5E3F">
      <w:pPr>
        <w:jc w:val="center"/>
        <w:rPr>
          <w:rFonts w:ascii="Times New Roman" w:hAnsi="Times New Roman" w:cs="Times New Roman"/>
          <w:color w:val="000000" w:themeColor="text1"/>
        </w:rPr>
      </w:pPr>
      <w:r w:rsidRPr="00CE0C46">
        <w:rPr>
          <w:rFonts w:ascii="Times New Roman" w:hAnsi="Times New Roman" w:cs="Times New Roman"/>
          <w:color w:val="000000" w:themeColor="text1"/>
          <w:vertAlign w:val="superscript"/>
        </w:rPr>
        <w:t>1</w:t>
      </w:r>
      <w:r w:rsidRPr="00CE0C46">
        <w:rPr>
          <w:rFonts w:ascii="Times New Roman" w:hAnsi="Times New Roman" w:cs="Times New Roman"/>
          <w:color w:val="000000" w:themeColor="text1"/>
        </w:rPr>
        <w:t>The George Washington University Milken Institute of Public Health, Washington, DC</w:t>
      </w:r>
    </w:p>
    <w:p w14:paraId="6B09658E" w14:textId="5C747D94" w:rsidR="005E5E3F" w:rsidRDefault="00AD3802" w:rsidP="005E5E3F">
      <w:pPr>
        <w:jc w:val="center"/>
        <w:rPr>
          <w:rFonts w:ascii="Times New Roman" w:hAnsi="Times New Roman" w:cs="Times New Roman"/>
          <w:color w:val="000000" w:themeColor="text1"/>
        </w:rPr>
      </w:pPr>
      <w:r>
        <w:rPr>
          <w:rFonts w:ascii="Times New Roman" w:hAnsi="Times New Roman" w:cs="Times New Roman"/>
          <w:color w:val="000000" w:themeColor="text1"/>
          <w:vertAlign w:val="superscript"/>
        </w:rPr>
        <w:t>2</w:t>
      </w:r>
      <w:r w:rsidR="005E5E3F" w:rsidRPr="00CE0C46">
        <w:rPr>
          <w:rFonts w:ascii="Times New Roman" w:hAnsi="Times New Roman" w:cs="Times New Roman"/>
          <w:color w:val="000000" w:themeColor="text1"/>
        </w:rPr>
        <w:t>Boston University School of Public Health, Boston, MA</w:t>
      </w:r>
    </w:p>
    <w:p w14:paraId="6289EE26" w14:textId="77777777" w:rsidR="005E5E3F" w:rsidRDefault="005E5E3F" w:rsidP="005E5E3F">
      <w:pPr>
        <w:rPr>
          <w:rFonts w:ascii="Times New Roman" w:hAnsi="Times New Roman" w:cs="Times New Roman"/>
          <w:b/>
          <w:bCs/>
        </w:rPr>
      </w:pPr>
    </w:p>
    <w:p w14:paraId="31FC3DBB" w14:textId="77777777" w:rsidR="00F04B06" w:rsidRDefault="00F04B06" w:rsidP="00F04B06">
      <w:pPr>
        <w:jc w:val="center"/>
        <w:rPr>
          <w:rFonts w:ascii="Times New Roman" w:hAnsi="Times New Roman" w:cs="Times New Roman"/>
          <w:b/>
          <w:bCs/>
        </w:rPr>
      </w:pPr>
    </w:p>
    <w:p w14:paraId="00BA5914" w14:textId="77777777" w:rsidR="00F04B06" w:rsidRDefault="00F04B06" w:rsidP="00F04B06">
      <w:pPr>
        <w:jc w:val="center"/>
        <w:rPr>
          <w:rFonts w:ascii="Times New Roman" w:hAnsi="Times New Roman" w:cs="Times New Roman"/>
          <w:b/>
          <w:bCs/>
        </w:rPr>
      </w:pPr>
    </w:p>
    <w:p w14:paraId="4FD266C4" w14:textId="77777777" w:rsidR="00F04B06" w:rsidRDefault="00F04B06" w:rsidP="00F04B06">
      <w:pPr>
        <w:jc w:val="center"/>
        <w:rPr>
          <w:rFonts w:ascii="Times New Roman" w:hAnsi="Times New Roman" w:cs="Times New Roman"/>
          <w:b/>
          <w:bCs/>
        </w:rPr>
      </w:pPr>
    </w:p>
    <w:p w14:paraId="5C0BB3BB" w14:textId="77777777" w:rsidR="00F04B06" w:rsidRDefault="00F04B06" w:rsidP="00F04B06">
      <w:pPr>
        <w:jc w:val="center"/>
        <w:rPr>
          <w:rFonts w:ascii="Times New Roman" w:hAnsi="Times New Roman" w:cs="Times New Roman"/>
          <w:b/>
          <w:bCs/>
        </w:rPr>
      </w:pPr>
    </w:p>
    <w:p w14:paraId="01797454" w14:textId="77777777" w:rsidR="00F04B06" w:rsidRDefault="00F04B06" w:rsidP="00F04B06">
      <w:pPr>
        <w:jc w:val="center"/>
        <w:rPr>
          <w:rFonts w:ascii="Times New Roman" w:hAnsi="Times New Roman" w:cs="Times New Roman"/>
          <w:b/>
          <w:bCs/>
        </w:rPr>
      </w:pPr>
    </w:p>
    <w:p w14:paraId="1138D1F8" w14:textId="77777777" w:rsidR="00F04B06" w:rsidRDefault="00F04B06" w:rsidP="00F04B06">
      <w:pPr>
        <w:jc w:val="center"/>
        <w:rPr>
          <w:rFonts w:ascii="Times New Roman" w:hAnsi="Times New Roman" w:cs="Times New Roman"/>
          <w:b/>
          <w:bCs/>
        </w:rPr>
      </w:pPr>
    </w:p>
    <w:p w14:paraId="6082017E" w14:textId="65820BA3" w:rsidR="005E5E3F" w:rsidRDefault="005E5E3F" w:rsidP="00F04B06">
      <w:pPr>
        <w:jc w:val="center"/>
        <w:rPr>
          <w:rFonts w:ascii="Times New Roman" w:hAnsi="Times New Roman" w:cs="Times New Roman"/>
          <w:b/>
          <w:bCs/>
        </w:rPr>
      </w:pPr>
      <w:r w:rsidRPr="005776FC">
        <w:rPr>
          <w:rFonts w:ascii="Times New Roman" w:hAnsi="Times New Roman" w:cs="Times New Roman"/>
          <w:b/>
          <w:bCs/>
        </w:rPr>
        <w:t>SUPPLEMENTA</w:t>
      </w:r>
      <w:r w:rsidR="00AD3802">
        <w:rPr>
          <w:rFonts w:ascii="Times New Roman" w:hAnsi="Times New Roman" w:cs="Times New Roman"/>
          <w:b/>
          <w:bCs/>
        </w:rPr>
        <w:t>L</w:t>
      </w:r>
      <w:r w:rsidRPr="005776FC">
        <w:rPr>
          <w:rFonts w:ascii="Times New Roman" w:hAnsi="Times New Roman" w:cs="Times New Roman"/>
          <w:b/>
          <w:bCs/>
        </w:rPr>
        <w:t xml:space="preserve"> </w:t>
      </w:r>
      <w:r w:rsidR="00AD3802">
        <w:rPr>
          <w:rFonts w:ascii="Times New Roman" w:hAnsi="Times New Roman" w:cs="Times New Roman"/>
          <w:b/>
          <w:bCs/>
        </w:rPr>
        <w:t>MATERIAL</w:t>
      </w:r>
    </w:p>
    <w:p w14:paraId="66B547A6" w14:textId="77777777" w:rsidR="00AD3802" w:rsidRPr="00270BA2" w:rsidRDefault="00AD3802" w:rsidP="005E5E3F">
      <w:pPr>
        <w:rPr>
          <w:rFonts w:ascii="Times New Roman" w:hAnsi="Times New Roman" w:cs="Times New Roman"/>
        </w:rPr>
      </w:pPr>
    </w:p>
    <w:p w14:paraId="768028DE" w14:textId="4FF80813" w:rsidR="005E5E3F" w:rsidRDefault="00AD3802" w:rsidP="005E5E3F">
      <w:pPr>
        <w:rPr>
          <w:rFonts w:ascii="Times New Roman" w:hAnsi="Times New Roman" w:cs="Times New Roman"/>
          <w:b/>
          <w:bCs/>
        </w:rPr>
      </w:pPr>
      <w:r w:rsidRPr="00AD3802">
        <w:rPr>
          <w:rFonts w:ascii="Times New Roman" w:hAnsi="Times New Roman" w:cs="Times New Roman"/>
          <w:b/>
          <w:bCs/>
        </w:rPr>
        <w:t>Contents of this file</w:t>
      </w:r>
    </w:p>
    <w:p w14:paraId="77C86960" w14:textId="77777777" w:rsidR="00F04B06" w:rsidRDefault="00F04B06" w:rsidP="005E5E3F">
      <w:pPr>
        <w:rPr>
          <w:rFonts w:ascii="Times New Roman" w:hAnsi="Times New Roman" w:cs="Times New Roman"/>
          <w:b/>
          <w:bCs/>
        </w:rPr>
      </w:pPr>
    </w:p>
    <w:p w14:paraId="52D8085C" w14:textId="50E8CB78" w:rsidR="001864EA" w:rsidRPr="00713ACA" w:rsidRDefault="00BB70E1" w:rsidP="005E5E3F">
      <w:pPr>
        <w:rPr>
          <w:rFonts w:ascii="Times New Roman" w:hAnsi="Times New Roman" w:cs="Times New Roman"/>
        </w:rPr>
      </w:pPr>
      <w:r w:rsidRPr="00713ACA">
        <w:rPr>
          <w:rFonts w:ascii="Times New Roman" w:hAnsi="Times New Roman" w:cs="Times New Roman"/>
        </w:rPr>
        <w:t>List</w:t>
      </w:r>
      <w:r w:rsidR="001864EA" w:rsidRPr="00713ACA">
        <w:rPr>
          <w:rFonts w:ascii="Times New Roman" w:hAnsi="Times New Roman" w:cs="Times New Roman"/>
        </w:rPr>
        <w:t xml:space="preserve"> S1</w:t>
      </w:r>
    </w:p>
    <w:p w14:paraId="59B1BCB0" w14:textId="763E9279" w:rsidR="00F04B06" w:rsidRPr="00F04B06" w:rsidRDefault="00F04B06" w:rsidP="005E5E3F">
      <w:pPr>
        <w:rPr>
          <w:rFonts w:ascii="Times New Roman" w:hAnsi="Times New Roman" w:cs="Times New Roman"/>
        </w:rPr>
      </w:pPr>
      <w:r w:rsidRPr="00F04B06">
        <w:rPr>
          <w:rFonts w:ascii="Times New Roman" w:hAnsi="Times New Roman" w:cs="Times New Roman"/>
        </w:rPr>
        <w:t>Fig S1-S7</w:t>
      </w:r>
    </w:p>
    <w:p w14:paraId="273C56AD" w14:textId="77777777" w:rsidR="00AD3802" w:rsidRPr="00AD3802" w:rsidRDefault="00AD3802" w:rsidP="005E5E3F">
      <w:pPr>
        <w:rPr>
          <w:rFonts w:ascii="Times New Roman" w:hAnsi="Times New Roman" w:cs="Times New Roman"/>
          <w:b/>
          <w:bCs/>
        </w:rPr>
      </w:pPr>
    </w:p>
    <w:p w14:paraId="196B79BF" w14:textId="77777777" w:rsidR="00AD3802" w:rsidRDefault="00AD3802" w:rsidP="00AD3802">
      <w:pPr>
        <w:rPr>
          <w:rFonts w:ascii="Times New Roman" w:hAnsi="Times New Roman" w:cs="Times New Roman"/>
          <w:b/>
          <w:bCs/>
        </w:rPr>
      </w:pPr>
    </w:p>
    <w:p w14:paraId="09B26595" w14:textId="77777777" w:rsidR="00F04B06" w:rsidRDefault="00F04B06" w:rsidP="00AD3802">
      <w:pPr>
        <w:rPr>
          <w:rFonts w:ascii="Times New Roman" w:hAnsi="Times New Roman" w:cs="Times New Roman"/>
          <w:b/>
          <w:bCs/>
        </w:rPr>
      </w:pPr>
    </w:p>
    <w:p w14:paraId="55451298" w14:textId="77777777" w:rsidR="00F04B06" w:rsidRDefault="00F04B06" w:rsidP="00AD3802">
      <w:pPr>
        <w:rPr>
          <w:rFonts w:ascii="Times New Roman" w:hAnsi="Times New Roman" w:cs="Times New Roman"/>
          <w:b/>
          <w:bCs/>
        </w:rPr>
      </w:pPr>
    </w:p>
    <w:p w14:paraId="212687B8" w14:textId="77777777" w:rsidR="00F04B06" w:rsidRPr="00F0025E" w:rsidRDefault="00F04B06" w:rsidP="00AD3802">
      <w:pPr>
        <w:rPr>
          <w:rFonts w:ascii="Times New Roman" w:hAnsi="Times New Roman" w:cs="Times New Roman"/>
          <w:b/>
          <w:bCs/>
          <w:i/>
          <w:iCs/>
        </w:rPr>
      </w:pPr>
    </w:p>
    <w:p w14:paraId="2A04176F" w14:textId="77777777" w:rsidR="00AD3802" w:rsidRPr="00F0025E" w:rsidRDefault="00AD3802" w:rsidP="00AD3802">
      <w:pPr>
        <w:rPr>
          <w:rFonts w:ascii="Times New Roman" w:hAnsi="Times New Roman" w:cs="Times New Roman"/>
          <w:b/>
          <w:bCs/>
          <w:i/>
          <w:iCs/>
        </w:rPr>
      </w:pPr>
    </w:p>
    <w:p w14:paraId="2B8C6045" w14:textId="77777777" w:rsidR="00AD3802" w:rsidRDefault="00AD3802" w:rsidP="00AD3802">
      <w:pPr>
        <w:rPr>
          <w:rFonts w:ascii="Times New Roman" w:hAnsi="Times New Roman" w:cs="Times New Roman"/>
          <w:i/>
          <w:iCs/>
        </w:rPr>
      </w:pPr>
    </w:p>
    <w:p w14:paraId="6A81DAF2" w14:textId="77777777" w:rsidR="00AD3802" w:rsidRPr="00AD3802" w:rsidRDefault="00AD3802" w:rsidP="00AD3802">
      <w:pPr>
        <w:rPr>
          <w:rFonts w:ascii="Times New Roman" w:hAnsi="Times New Roman" w:cs="Times New Roman"/>
          <w:b/>
          <w:bCs/>
        </w:rPr>
      </w:pPr>
    </w:p>
    <w:p w14:paraId="2E373A52" w14:textId="77777777" w:rsidR="00AD3802" w:rsidRPr="00AD3802" w:rsidRDefault="00AD3802" w:rsidP="00AD3802">
      <w:pPr>
        <w:rPr>
          <w:rFonts w:ascii="Times New Roman" w:hAnsi="Times New Roman" w:cs="Times New Roman"/>
          <w:b/>
          <w:bCs/>
          <w:i/>
          <w:iCs/>
        </w:rPr>
      </w:pPr>
    </w:p>
    <w:p w14:paraId="666EBF54" w14:textId="3CC74172" w:rsidR="00B976DD" w:rsidRDefault="00B976DD" w:rsidP="00B976DD">
      <w:pPr>
        <w:rPr>
          <w:rFonts w:ascii="Times New Roman" w:hAnsi="Times New Roman" w:cs="Times New Roman"/>
          <w:b/>
          <w:bCs/>
        </w:rPr>
      </w:pPr>
    </w:p>
    <w:p w14:paraId="18C4850F" w14:textId="77777777" w:rsidR="005E5E3F" w:rsidRDefault="005E5E3F" w:rsidP="00B976DD">
      <w:pPr>
        <w:rPr>
          <w:rFonts w:ascii="Times New Roman" w:hAnsi="Times New Roman" w:cs="Times New Roman"/>
          <w:b/>
          <w:bCs/>
        </w:rPr>
      </w:pPr>
    </w:p>
    <w:p w14:paraId="6693A809" w14:textId="77777777" w:rsidR="005E5E3F" w:rsidRDefault="005E5E3F" w:rsidP="00B976DD">
      <w:pPr>
        <w:rPr>
          <w:rFonts w:ascii="Times New Roman" w:hAnsi="Times New Roman" w:cs="Times New Roman"/>
          <w:b/>
          <w:bCs/>
        </w:rPr>
      </w:pPr>
    </w:p>
    <w:p w14:paraId="05880BE8" w14:textId="77777777" w:rsidR="005E5E3F" w:rsidRDefault="005E5E3F" w:rsidP="00B976DD">
      <w:pPr>
        <w:rPr>
          <w:rFonts w:ascii="Times New Roman" w:hAnsi="Times New Roman" w:cs="Times New Roman"/>
          <w:b/>
          <w:bCs/>
        </w:rPr>
      </w:pPr>
    </w:p>
    <w:p w14:paraId="70F27874" w14:textId="77777777" w:rsidR="00AD3802" w:rsidRDefault="00AD3802" w:rsidP="00B976DD">
      <w:pPr>
        <w:rPr>
          <w:rFonts w:ascii="Times New Roman" w:hAnsi="Times New Roman" w:cs="Times New Roman"/>
          <w:b/>
          <w:bCs/>
        </w:rPr>
      </w:pPr>
    </w:p>
    <w:p w14:paraId="2C88E31B" w14:textId="77777777" w:rsidR="00AD3802" w:rsidRDefault="00AD3802" w:rsidP="00B976DD">
      <w:pPr>
        <w:rPr>
          <w:rFonts w:ascii="Times New Roman" w:hAnsi="Times New Roman" w:cs="Times New Roman"/>
          <w:b/>
          <w:bCs/>
        </w:rPr>
      </w:pPr>
    </w:p>
    <w:p w14:paraId="52F6E4E7" w14:textId="77777777" w:rsidR="00AD3802" w:rsidRDefault="00AD3802" w:rsidP="00B976DD">
      <w:pPr>
        <w:rPr>
          <w:rFonts w:ascii="Times New Roman" w:hAnsi="Times New Roman" w:cs="Times New Roman"/>
          <w:b/>
          <w:bCs/>
        </w:rPr>
      </w:pPr>
    </w:p>
    <w:p w14:paraId="724D6417" w14:textId="77777777" w:rsidR="00BB70E1" w:rsidRDefault="00BB70E1" w:rsidP="00B976DD">
      <w:pPr>
        <w:rPr>
          <w:rFonts w:ascii="Times New Roman" w:hAnsi="Times New Roman" w:cs="Times New Roman"/>
          <w:b/>
          <w:bCs/>
        </w:rPr>
      </w:pPr>
    </w:p>
    <w:p w14:paraId="4FBCE908" w14:textId="77777777" w:rsidR="00BB70E1" w:rsidRDefault="00BB70E1" w:rsidP="00B976DD">
      <w:pPr>
        <w:rPr>
          <w:rFonts w:ascii="Times New Roman" w:hAnsi="Times New Roman" w:cs="Times New Roman"/>
          <w:b/>
          <w:bCs/>
        </w:rPr>
      </w:pPr>
    </w:p>
    <w:p w14:paraId="6E0ACD93" w14:textId="77777777" w:rsidR="00BB70E1" w:rsidRDefault="00BB70E1" w:rsidP="00B976DD">
      <w:pPr>
        <w:rPr>
          <w:rFonts w:ascii="Times New Roman" w:hAnsi="Times New Roman" w:cs="Times New Roman"/>
          <w:b/>
          <w:bCs/>
        </w:rPr>
      </w:pPr>
    </w:p>
    <w:p w14:paraId="7C095412" w14:textId="77777777" w:rsidR="00BB70E1" w:rsidRDefault="00BB70E1" w:rsidP="00B976DD">
      <w:pPr>
        <w:rPr>
          <w:rFonts w:ascii="Times New Roman" w:hAnsi="Times New Roman" w:cs="Times New Roman"/>
          <w:b/>
          <w:bCs/>
        </w:rPr>
      </w:pPr>
    </w:p>
    <w:p w14:paraId="2C706217" w14:textId="77777777" w:rsidR="00BB70E1" w:rsidRDefault="00BB70E1" w:rsidP="00B976DD">
      <w:pPr>
        <w:rPr>
          <w:rFonts w:ascii="Times New Roman" w:hAnsi="Times New Roman" w:cs="Times New Roman"/>
          <w:b/>
          <w:bCs/>
        </w:rPr>
      </w:pPr>
    </w:p>
    <w:p w14:paraId="6663EB14" w14:textId="77777777" w:rsidR="00BB70E1" w:rsidRDefault="00BB70E1" w:rsidP="00B976DD">
      <w:pPr>
        <w:rPr>
          <w:rFonts w:ascii="Times New Roman" w:hAnsi="Times New Roman" w:cs="Times New Roman"/>
          <w:b/>
          <w:bCs/>
        </w:rPr>
      </w:pPr>
    </w:p>
    <w:p w14:paraId="24449BEF" w14:textId="77777777" w:rsidR="00BB70E1" w:rsidRDefault="00BB70E1" w:rsidP="00B976DD">
      <w:pPr>
        <w:rPr>
          <w:rFonts w:ascii="Times New Roman" w:hAnsi="Times New Roman" w:cs="Times New Roman"/>
          <w:b/>
          <w:bCs/>
        </w:rPr>
      </w:pPr>
    </w:p>
    <w:p w14:paraId="134536AC" w14:textId="77777777" w:rsidR="00BB70E1" w:rsidRDefault="00BB70E1" w:rsidP="00B976DD">
      <w:pPr>
        <w:rPr>
          <w:rFonts w:ascii="Times New Roman" w:hAnsi="Times New Roman" w:cs="Times New Roman"/>
          <w:b/>
          <w:bCs/>
        </w:rPr>
      </w:pPr>
    </w:p>
    <w:p w14:paraId="6E02CF28" w14:textId="77777777" w:rsidR="00BB70E1" w:rsidRDefault="00BB70E1" w:rsidP="00B976DD">
      <w:pPr>
        <w:rPr>
          <w:rFonts w:ascii="Times New Roman" w:hAnsi="Times New Roman" w:cs="Times New Roman"/>
          <w:b/>
          <w:bCs/>
        </w:rPr>
      </w:pPr>
    </w:p>
    <w:p w14:paraId="230A3E5A" w14:textId="77777777" w:rsidR="00BB70E1" w:rsidRDefault="00BB70E1" w:rsidP="00B976DD">
      <w:pPr>
        <w:rPr>
          <w:rFonts w:ascii="Times New Roman" w:hAnsi="Times New Roman" w:cs="Times New Roman"/>
          <w:b/>
          <w:bCs/>
        </w:rPr>
      </w:pPr>
    </w:p>
    <w:p w14:paraId="1FF95881" w14:textId="6DD39A46" w:rsidR="00BB70E1" w:rsidRDefault="00BB70E1" w:rsidP="00B976DD">
      <w:pPr>
        <w:rPr>
          <w:rFonts w:ascii="Times New Roman" w:hAnsi="Times New Roman" w:cs="Times New Roman"/>
          <w:i/>
          <w:iCs/>
        </w:rPr>
      </w:pPr>
      <w:r w:rsidRPr="00BB70E1">
        <w:rPr>
          <w:rFonts w:ascii="Times New Roman" w:hAnsi="Times New Roman" w:cs="Times New Roman"/>
          <w:b/>
          <w:bCs/>
          <w:i/>
          <w:iCs/>
        </w:rPr>
        <w:lastRenderedPageBreak/>
        <w:t xml:space="preserve">List S1. </w:t>
      </w:r>
      <w:r w:rsidRPr="00BB70E1">
        <w:rPr>
          <w:rFonts w:ascii="Times New Roman" w:hAnsi="Times New Roman" w:cs="Times New Roman"/>
          <w:i/>
          <w:iCs/>
        </w:rPr>
        <w:t>Countries not represented in analysis.</w:t>
      </w:r>
    </w:p>
    <w:p w14:paraId="173FDB6C" w14:textId="77777777" w:rsidR="0061617D" w:rsidRPr="00BB70E1" w:rsidRDefault="0061617D" w:rsidP="00B976DD">
      <w:pPr>
        <w:rPr>
          <w:rFonts w:ascii="Times New Roman" w:hAnsi="Times New Roman" w:cs="Times New Roman"/>
          <w:b/>
          <w:bCs/>
          <w:i/>
          <w:iCs/>
        </w:rPr>
      </w:pPr>
    </w:p>
    <w:p w14:paraId="0B5D72C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Andorra </w:t>
      </w:r>
    </w:p>
    <w:p w14:paraId="1B07D5F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Antigua and Barbuda</w:t>
      </w:r>
    </w:p>
    <w:p w14:paraId="16A830A3"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Eswatini (former Swaziland)</w:t>
      </w:r>
    </w:p>
    <w:p w14:paraId="4D5E90C4"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Dominica</w:t>
      </w:r>
    </w:p>
    <w:p w14:paraId="3FE487D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Grenada</w:t>
      </w:r>
    </w:p>
    <w:p w14:paraId="3D3C3EB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Holy See</w:t>
      </w:r>
    </w:p>
    <w:p w14:paraId="4B3FA74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Kiribati</w:t>
      </w:r>
    </w:p>
    <w:p w14:paraId="64007D9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Liechtenstein</w:t>
      </w:r>
    </w:p>
    <w:p w14:paraId="01DE27C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Marshall Islands</w:t>
      </w:r>
    </w:p>
    <w:p w14:paraId="42A8B9A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Micronesia (Federated States of)</w:t>
      </w:r>
    </w:p>
    <w:p w14:paraId="5DE857D9"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Nauru</w:t>
      </w:r>
    </w:p>
    <w:p w14:paraId="357F188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Palau</w:t>
      </w:r>
    </w:p>
    <w:p w14:paraId="67DD57D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Kitts and Nevis</w:t>
      </w:r>
    </w:p>
    <w:p w14:paraId="3180FBE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Lucia</w:t>
      </w:r>
    </w:p>
    <w:p w14:paraId="3C4B8F8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Vincent and the Grenadines</w:t>
      </w:r>
    </w:p>
    <w:p w14:paraId="39CCF42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Samoa</w:t>
      </w:r>
    </w:p>
    <w:p w14:paraId="06BF16B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San Marino</w:t>
      </w:r>
    </w:p>
    <w:p w14:paraId="6BD669A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Seychelles</w:t>
      </w:r>
    </w:p>
    <w:p w14:paraId="1BA108D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State of Palestine</w:t>
      </w:r>
    </w:p>
    <w:p w14:paraId="0BDCBE4E"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Tonga</w:t>
      </w:r>
    </w:p>
    <w:p w14:paraId="2E7D718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Tuvalu      </w:t>
      </w:r>
    </w:p>
    <w:p w14:paraId="1D7934E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Vanuatu                       </w:t>
      </w:r>
    </w:p>
    <w:p w14:paraId="5777E617" w14:textId="77777777" w:rsidR="00BB70E1" w:rsidRDefault="00BB70E1" w:rsidP="00B976DD">
      <w:pPr>
        <w:rPr>
          <w:rFonts w:ascii="Times New Roman" w:hAnsi="Times New Roman" w:cs="Times New Roman"/>
          <w:b/>
          <w:bCs/>
        </w:rPr>
      </w:pPr>
    </w:p>
    <w:p w14:paraId="1C34473A" w14:textId="77777777" w:rsidR="008A3478" w:rsidRDefault="008A3478" w:rsidP="00B976DD">
      <w:pPr>
        <w:rPr>
          <w:rFonts w:ascii="Times New Roman" w:hAnsi="Times New Roman" w:cs="Times New Roman"/>
          <w:b/>
          <w:bCs/>
        </w:rPr>
      </w:pPr>
    </w:p>
    <w:p w14:paraId="41AEF91E" w14:textId="5717AF9F" w:rsidR="00B976DD" w:rsidRDefault="008A3478" w:rsidP="00B976DD">
      <w:pPr>
        <w:rPr>
          <w:rFonts w:ascii="Times New Roman" w:hAnsi="Times New Roman" w:cs="Times New Roman"/>
          <w:b/>
          <w:bCs/>
        </w:rPr>
      </w:pPr>
      <w:r>
        <w:rPr>
          <w:rFonts w:ascii="Times New Roman" w:hAnsi="Times New Roman" w:cs="Times New Roman"/>
          <w:b/>
          <w:bCs/>
          <w:noProof/>
        </w:rPr>
        <w:drawing>
          <wp:inline distT="0" distB="0" distL="0" distR="0" wp14:anchorId="6AF3DD8A" wp14:editId="452040F7">
            <wp:extent cx="5943600" cy="2641600"/>
            <wp:effectExtent l="0" t="0" r="0" b="0"/>
            <wp:docPr id="671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83" name="Picture 6717983"/>
                    <pic:cNvPicPr/>
                  </pic:nvPicPr>
                  <pic:blipFill>
                    <a:blip r:embed="rId7"/>
                    <a:stretch>
                      <a:fillRect/>
                    </a:stretch>
                  </pic:blipFill>
                  <pic:spPr>
                    <a:xfrm>
                      <a:off x="0" y="0"/>
                      <a:ext cx="5943600" cy="2641600"/>
                    </a:xfrm>
                    <a:prstGeom prst="rect">
                      <a:avLst/>
                    </a:prstGeom>
                  </pic:spPr>
                </pic:pic>
              </a:graphicData>
            </a:graphic>
          </wp:inline>
        </w:drawing>
      </w:r>
    </w:p>
    <w:p w14:paraId="7097DA8C" w14:textId="323212A6" w:rsidR="00B976DD"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1</w:t>
      </w:r>
      <w:r w:rsidRPr="00F0025E">
        <w:rPr>
          <w:rFonts w:ascii="Times New Roman" w:hAnsi="Times New Roman" w:cs="Times New Roman"/>
          <w:b/>
          <w:bCs/>
          <w:i/>
          <w:iCs/>
        </w:rPr>
        <w:t xml:space="preserve">. </w:t>
      </w:r>
      <w:r w:rsidRPr="00F0025E">
        <w:rPr>
          <w:rFonts w:ascii="Times New Roman" w:hAnsi="Times New Roman" w:cs="Times New Roman"/>
          <w:i/>
          <w:iCs/>
        </w:rPr>
        <w:t xml:space="preserve">Map of the </w:t>
      </w:r>
      <w:r>
        <w:rPr>
          <w:rFonts w:ascii="Times New Roman" w:hAnsi="Times New Roman" w:cs="Times New Roman"/>
          <w:i/>
          <w:iCs/>
        </w:rPr>
        <w:t>1,041 global cities</w:t>
      </w:r>
      <w:r w:rsidRPr="00F0025E">
        <w:rPr>
          <w:rFonts w:ascii="Times New Roman" w:hAnsi="Times New Roman" w:cs="Times New Roman"/>
          <w:i/>
          <w:iCs/>
        </w:rPr>
        <w:t xml:space="preserve"> by</w:t>
      </w:r>
      <w:r>
        <w:rPr>
          <w:rFonts w:ascii="Times New Roman" w:hAnsi="Times New Roman" w:cs="Times New Roman"/>
          <w:i/>
          <w:iCs/>
        </w:rPr>
        <w:t xml:space="preserve"> United Nations Statistical Division sub-regional </w:t>
      </w:r>
      <w:r w:rsidRPr="00F0025E">
        <w:rPr>
          <w:rFonts w:ascii="Times New Roman" w:hAnsi="Times New Roman" w:cs="Times New Roman"/>
          <w:i/>
          <w:iCs/>
        </w:rPr>
        <w:t>classification</w:t>
      </w:r>
      <w:r>
        <w:rPr>
          <w:rFonts w:ascii="Times New Roman" w:hAnsi="Times New Roman" w:cs="Times New Roman"/>
          <w:i/>
          <w:iCs/>
        </w:rPr>
        <w:t>s</w:t>
      </w:r>
      <w:r w:rsidRPr="00F0025E">
        <w:rPr>
          <w:rFonts w:ascii="Times New Roman" w:hAnsi="Times New Roman" w:cs="Times New Roman"/>
          <w:i/>
          <w:iCs/>
        </w:rPr>
        <w:t>.</w:t>
      </w:r>
      <w:r w:rsidRPr="00F0025E">
        <w:rPr>
          <w:rFonts w:ascii="Times New Roman" w:hAnsi="Times New Roman" w:cs="Times New Roman"/>
          <w:b/>
          <w:bCs/>
          <w:i/>
          <w:iCs/>
        </w:rPr>
        <w:t xml:space="preserve"> </w:t>
      </w:r>
    </w:p>
    <w:p w14:paraId="0CA82739" w14:textId="1D4C99BE" w:rsidR="00B976DD" w:rsidRDefault="008A3478" w:rsidP="00B976DD">
      <w:pPr>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50F9BADE" wp14:editId="6C126B87">
            <wp:extent cx="5943600" cy="2641600"/>
            <wp:effectExtent l="0" t="0" r="0" b="0"/>
            <wp:docPr id="1943432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32532" name="Picture 1943432532"/>
                    <pic:cNvPicPr/>
                  </pic:nvPicPr>
                  <pic:blipFill>
                    <a:blip r:embed="rId8"/>
                    <a:stretch>
                      <a:fillRect/>
                    </a:stretch>
                  </pic:blipFill>
                  <pic:spPr>
                    <a:xfrm>
                      <a:off x="0" y="0"/>
                      <a:ext cx="5943600" cy="2641600"/>
                    </a:xfrm>
                    <a:prstGeom prst="rect">
                      <a:avLst/>
                    </a:prstGeom>
                  </pic:spPr>
                </pic:pic>
              </a:graphicData>
            </a:graphic>
          </wp:inline>
        </w:drawing>
      </w:r>
    </w:p>
    <w:p w14:paraId="29F55AA6" w14:textId="4AAD9C70" w:rsidR="00B976DD"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2</w:t>
      </w:r>
      <w:r w:rsidRPr="00F0025E">
        <w:rPr>
          <w:rFonts w:ascii="Times New Roman" w:hAnsi="Times New Roman" w:cs="Times New Roman"/>
          <w:b/>
          <w:bCs/>
          <w:i/>
          <w:iCs/>
        </w:rPr>
        <w:t xml:space="preserve">. </w:t>
      </w:r>
      <w:r w:rsidRPr="00F0025E">
        <w:rPr>
          <w:rFonts w:ascii="Times New Roman" w:hAnsi="Times New Roman" w:cs="Times New Roman"/>
          <w:i/>
          <w:iCs/>
        </w:rPr>
        <w:t xml:space="preserve">Map of the </w:t>
      </w:r>
      <w:r>
        <w:rPr>
          <w:rFonts w:ascii="Times New Roman" w:hAnsi="Times New Roman" w:cs="Times New Roman"/>
          <w:i/>
          <w:iCs/>
        </w:rPr>
        <w:t>1,041 global cities</w:t>
      </w:r>
      <w:r w:rsidRPr="00F0025E">
        <w:rPr>
          <w:rFonts w:ascii="Times New Roman" w:hAnsi="Times New Roman" w:cs="Times New Roman"/>
          <w:i/>
          <w:iCs/>
        </w:rPr>
        <w:t xml:space="preserve"> by </w:t>
      </w:r>
      <w:proofErr w:type="spellStart"/>
      <w:r>
        <w:rPr>
          <w:rFonts w:ascii="Times New Roman" w:hAnsi="Times New Roman" w:cs="Times New Roman"/>
          <w:i/>
          <w:iCs/>
        </w:rPr>
        <w:t>Köppen</w:t>
      </w:r>
      <w:proofErr w:type="spellEnd"/>
      <w:r>
        <w:rPr>
          <w:rFonts w:ascii="Times New Roman" w:hAnsi="Times New Roman" w:cs="Times New Roman"/>
          <w:i/>
          <w:iCs/>
        </w:rPr>
        <w:t>-Geiger climate</w:t>
      </w:r>
      <w:r w:rsidRPr="00F0025E">
        <w:rPr>
          <w:rFonts w:ascii="Times New Roman" w:hAnsi="Times New Roman" w:cs="Times New Roman"/>
          <w:i/>
          <w:iCs/>
        </w:rPr>
        <w:t xml:space="preserve"> classification.</w:t>
      </w:r>
      <w:r w:rsidRPr="00F0025E">
        <w:rPr>
          <w:rFonts w:ascii="Times New Roman" w:hAnsi="Times New Roman" w:cs="Times New Roman"/>
          <w:b/>
          <w:bCs/>
          <w:i/>
          <w:iCs/>
        </w:rPr>
        <w:t xml:space="preserve"> </w:t>
      </w:r>
    </w:p>
    <w:p w14:paraId="4A4BC1F5" w14:textId="77777777" w:rsidR="008A3478" w:rsidRDefault="008A3478" w:rsidP="00B976DD">
      <w:pPr>
        <w:rPr>
          <w:rFonts w:ascii="Times New Roman" w:hAnsi="Times New Roman" w:cs="Times New Roman"/>
          <w:b/>
          <w:bCs/>
          <w:i/>
          <w:iCs/>
        </w:rPr>
      </w:pPr>
    </w:p>
    <w:p w14:paraId="268F4A1D" w14:textId="77777777" w:rsidR="008A3478" w:rsidRDefault="008A3478" w:rsidP="00B976DD">
      <w:pPr>
        <w:rPr>
          <w:rFonts w:ascii="Times New Roman" w:hAnsi="Times New Roman" w:cs="Times New Roman"/>
          <w:b/>
          <w:bCs/>
          <w:i/>
          <w:iCs/>
        </w:rPr>
      </w:pPr>
    </w:p>
    <w:p w14:paraId="44A35AD6" w14:textId="5D62782D" w:rsidR="00B976DD" w:rsidRDefault="00B976DD" w:rsidP="00B976DD">
      <w:pPr>
        <w:rPr>
          <w:rFonts w:ascii="Times New Roman" w:hAnsi="Times New Roman" w:cs="Times New Roman"/>
          <w:b/>
          <w:bCs/>
          <w:i/>
          <w:iCs/>
        </w:rPr>
      </w:pPr>
      <w:r>
        <w:rPr>
          <w:rFonts w:ascii="Times New Roman" w:hAnsi="Times New Roman" w:cs="Times New Roman"/>
          <w:i/>
          <w:iCs/>
          <w:noProof/>
        </w:rPr>
        <w:drawing>
          <wp:anchor distT="0" distB="0" distL="114300" distR="114300" simplePos="0" relativeHeight="251662336" behindDoc="1" locked="0" layoutInCell="1" allowOverlap="1" wp14:anchorId="6BC8D2C8" wp14:editId="124B3DB1">
            <wp:simplePos x="0" y="0"/>
            <wp:positionH relativeFrom="column">
              <wp:posOffset>-132080</wp:posOffset>
            </wp:positionH>
            <wp:positionV relativeFrom="paragraph">
              <wp:posOffset>91440</wp:posOffset>
            </wp:positionV>
            <wp:extent cx="6187440" cy="3895090"/>
            <wp:effectExtent l="0" t="0" r="0" b="3810"/>
            <wp:wrapTight wrapText="bothSides">
              <wp:wrapPolygon edited="0">
                <wp:start x="0" y="0"/>
                <wp:lineTo x="0" y="21551"/>
                <wp:lineTo x="21547" y="21551"/>
                <wp:lineTo x="21547" y="0"/>
                <wp:lineTo x="0" y="0"/>
              </wp:wrapPolygon>
            </wp:wrapTight>
            <wp:docPr id="1667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958" name="Picture 166723958"/>
                    <pic:cNvPicPr/>
                  </pic:nvPicPr>
                  <pic:blipFill>
                    <a:blip r:embed="rId9"/>
                    <a:stretch>
                      <a:fillRect/>
                    </a:stretch>
                  </pic:blipFill>
                  <pic:spPr>
                    <a:xfrm>
                      <a:off x="0" y="0"/>
                      <a:ext cx="6187440" cy="3895090"/>
                    </a:xfrm>
                    <a:prstGeom prst="rect">
                      <a:avLst/>
                    </a:prstGeom>
                  </pic:spPr>
                </pic:pic>
              </a:graphicData>
            </a:graphic>
            <wp14:sizeRelH relativeFrom="page">
              <wp14:pctWidth>0</wp14:pctWidth>
            </wp14:sizeRelH>
            <wp14:sizeRelV relativeFrom="page">
              <wp14:pctHeight>0</wp14:pctHeight>
            </wp14:sizeRelV>
          </wp:anchor>
        </w:drawing>
      </w:r>
      <w:r w:rsidRPr="00414DD2">
        <w:rPr>
          <w:rFonts w:ascii="Times New Roman" w:hAnsi="Times New Roman" w:cs="Times New Roman"/>
          <w:b/>
          <w:bCs/>
          <w:i/>
          <w:iCs/>
        </w:rPr>
        <w:t>Figure S3.</w:t>
      </w:r>
      <w:r>
        <w:rPr>
          <w:rFonts w:ascii="Times New Roman" w:hAnsi="Times New Roman" w:cs="Times New Roman"/>
          <w:i/>
          <w:iCs/>
        </w:rPr>
        <w:t xml:space="preserve"> Percent change </w:t>
      </w:r>
      <w:r w:rsidR="00713ACA">
        <w:rPr>
          <w:rFonts w:ascii="Times New Roman" w:hAnsi="Times New Roman" w:cs="Times New Roman"/>
          <w:i/>
          <w:iCs/>
        </w:rPr>
        <w:t xml:space="preserve">from previous year </w:t>
      </w:r>
      <w:r>
        <w:rPr>
          <w:rFonts w:ascii="Times New Roman" w:hAnsi="Times New Roman" w:cs="Times New Roman"/>
          <w:i/>
          <w:iCs/>
        </w:rPr>
        <w:t xml:space="preserve">in city average annual population-weighted greenest season Normalized Difference Vegetation Index (NDVI) from 2014-2023 by geographic region. </w:t>
      </w:r>
      <w:r w:rsidR="00A15888">
        <w:rPr>
          <w:rFonts w:ascii="Times New Roman" w:hAnsi="Times New Roman" w:cs="Times New Roman"/>
          <w:i/>
          <w:iCs/>
        </w:rPr>
        <w:t>T</w:t>
      </w:r>
      <w:r>
        <w:rPr>
          <w:rFonts w:ascii="Times New Roman" w:hAnsi="Times New Roman" w:cs="Times New Roman"/>
          <w:i/>
          <w:iCs/>
        </w:rPr>
        <w:t>hin line</w:t>
      </w:r>
      <w:r w:rsidR="00A15888">
        <w:rPr>
          <w:rFonts w:ascii="Times New Roman" w:hAnsi="Times New Roman" w:cs="Times New Roman"/>
          <w:i/>
          <w:iCs/>
        </w:rPr>
        <w:t>s</w:t>
      </w:r>
      <w:r>
        <w:rPr>
          <w:rFonts w:ascii="Times New Roman" w:hAnsi="Times New Roman" w:cs="Times New Roman"/>
          <w:i/>
          <w:iCs/>
        </w:rPr>
        <w:t xml:space="preserve"> represent individual cit</w:t>
      </w:r>
      <w:r w:rsidR="00A15888">
        <w:rPr>
          <w:rFonts w:ascii="Times New Roman" w:hAnsi="Times New Roman" w:cs="Times New Roman"/>
          <w:i/>
          <w:iCs/>
        </w:rPr>
        <w:t>ies</w:t>
      </w:r>
      <w:r>
        <w:rPr>
          <w:rFonts w:ascii="Times New Roman" w:hAnsi="Times New Roman" w:cs="Times New Roman"/>
          <w:i/>
          <w:iCs/>
        </w:rPr>
        <w:t xml:space="preserve">, </w:t>
      </w:r>
      <w:r w:rsidR="00A15888">
        <w:rPr>
          <w:rFonts w:ascii="Times New Roman" w:hAnsi="Times New Roman" w:cs="Times New Roman"/>
          <w:i/>
          <w:iCs/>
        </w:rPr>
        <w:t xml:space="preserve">and </w:t>
      </w:r>
      <w:r>
        <w:rPr>
          <w:rFonts w:ascii="Times New Roman" w:hAnsi="Times New Roman" w:cs="Times New Roman"/>
          <w:i/>
          <w:iCs/>
        </w:rPr>
        <w:t>thick line</w:t>
      </w:r>
      <w:r w:rsidR="00A15888">
        <w:rPr>
          <w:rFonts w:ascii="Times New Roman" w:hAnsi="Times New Roman" w:cs="Times New Roman"/>
          <w:i/>
          <w:iCs/>
        </w:rPr>
        <w:t>s</w:t>
      </w:r>
      <w:r>
        <w:rPr>
          <w:rFonts w:ascii="Times New Roman" w:hAnsi="Times New Roman" w:cs="Times New Roman"/>
          <w:i/>
          <w:iCs/>
        </w:rPr>
        <w:t xml:space="preserve"> show the average </w:t>
      </w:r>
      <w:r w:rsidR="00A15888">
        <w:rPr>
          <w:rFonts w:ascii="Times New Roman" w:hAnsi="Times New Roman" w:cs="Times New Roman"/>
          <w:i/>
          <w:iCs/>
        </w:rPr>
        <w:t xml:space="preserve">NDVI </w:t>
      </w:r>
      <w:r>
        <w:rPr>
          <w:rFonts w:ascii="Times New Roman" w:hAnsi="Times New Roman" w:cs="Times New Roman"/>
          <w:i/>
          <w:iCs/>
        </w:rPr>
        <w:t>percent change for all cities, colored by climate classification.</w:t>
      </w:r>
    </w:p>
    <w:p w14:paraId="29D5A892" w14:textId="77777777" w:rsidR="00B976DD" w:rsidRDefault="00B976DD" w:rsidP="00B976DD">
      <w:pPr>
        <w:rPr>
          <w:rFonts w:ascii="Times New Roman" w:hAnsi="Times New Roman" w:cs="Times New Roman"/>
          <w:b/>
          <w:bCs/>
          <w:i/>
          <w:iCs/>
        </w:rPr>
      </w:pPr>
    </w:p>
    <w:p w14:paraId="04B0A968" w14:textId="77777777" w:rsidR="00B976DD" w:rsidRDefault="00B976DD" w:rsidP="00B976DD">
      <w:pPr>
        <w:rPr>
          <w:rFonts w:ascii="Times New Roman" w:hAnsi="Times New Roman" w:cs="Times New Roman"/>
          <w:b/>
          <w:bCs/>
          <w:i/>
          <w:iCs/>
        </w:rPr>
      </w:pPr>
    </w:p>
    <w:p w14:paraId="085FAF62" w14:textId="77777777" w:rsidR="00B976DD" w:rsidRDefault="00B976DD" w:rsidP="00B976DD">
      <w:pPr>
        <w:rPr>
          <w:rFonts w:ascii="Times New Roman" w:hAnsi="Times New Roman" w:cs="Times New Roman"/>
          <w:b/>
          <w:bCs/>
          <w:i/>
          <w:iCs/>
        </w:rPr>
      </w:pPr>
    </w:p>
    <w:p w14:paraId="59D809B5" w14:textId="77777777" w:rsidR="00B976DD" w:rsidRDefault="00B976DD" w:rsidP="00B976DD">
      <w:pPr>
        <w:rPr>
          <w:rFonts w:ascii="Times New Roman" w:hAnsi="Times New Roman" w:cs="Times New Roman"/>
          <w:b/>
          <w:bCs/>
          <w:i/>
          <w:iCs/>
        </w:rPr>
      </w:pPr>
      <w:r>
        <w:rPr>
          <w:rFonts w:ascii="Times New Roman" w:hAnsi="Times New Roman" w:cs="Times New Roman"/>
          <w:b/>
          <w:bCs/>
          <w:i/>
          <w:iCs/>
          <w:noProof/>
        </w:rPr>
        <w:drawing>
          <wp:anchor distT="0" distB="0" distL="114300" distR="114300" simplePos="0" relativeHeight="251659264" behindDoc="1" locked="0" layoutInCell="1" allowOverlap="1" wp14:anchorId="6B8A6C84" wp14:editId="3871ED27">
            <wp:simplePos x="0" y="0"/>
            <wp:positionH relativeFrom="column">
              <wp:posOffset>0</wp:posOffset>
            </wp:positionH>
            <wp:positionV relativeFrom="paragraph">
              <wp:posOffset>0</wp:posOffset>
            </wp:positionV>
            <wp:extent cx="5943600" cy="5943600"/>
            <wp:effectExtent l="0" t="0" r="0" b="0"/>
            <wp:wrapTight wrapText="bothSides">
              <wp:wrapPolygon edited="0">
                <wp:start x="0" y="0"/>
                <wp:lineTo x="0" y="21554"/>
                <wp:lineTo x="21554" y="21554"/>
                <wp:lineTo x="21554" y="0"/>
                <wp:lineTo x="0" y="0"/>
              </wp:wrapPolygon>
            </wp:wrapTight>
            <wp:docPr id="84239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4892" name="Picture 842394892"/>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FF94D0E" w14:textId="22E9FE1F" w:rsidR="00B976DD" w:rsidRDefault="00B976DD" w:rsidP="00B976DD">
      <w:pPr>
        <w:rPr>
          <w:rFonts w:ascii="Times New Roman" w:hAnsi="Times New Roman" w:cs="Times New Roman"/>
          <w:i/>
          <w:iCs/>
        </w:rPr>
      </w:pPr>
      <w:r w:rsidRPr="00F0025E">
        <w:rPr>
          <w:rFonts w:ascii="Times New Roman" w:hAnsi="Times New Roman" w:cs="Times New Roman"/>
          <w:b/>
          <w:bCs/>
          <w:i/>
          <w:iCs/>
        </w:rPr>
        <w:t>Figure S</w:t>
      </w:r>
      <w:r>
        <w:rPr>
          <w:rFonts w:ascii="Times New Roman" w:hAnsi="Times New Roman" w:cs="Times New Roman"/>
          <w:b/>
          <w:bCs/>
          <w:i/>
          <w:iCs/>
        </w:rPr>
        <w:t>4</w:t>
      </w:r>
      <w:r w:rsidRPr="00F0025E">
        <w:rPr>
          <w:rFonts w:ascii="Times New Roman" w:hAnsi="Times New Roman" w:cs="Times New Roman"/>
          <w:b/>
          <w:bCs/>
          <w:i/>
          <w:iCs/>
        </w:rPr>
        <w:t xml:space="preserve">. </w:t>
      </w:r>
      <w:r>
        <w:rPr>
          <w:rFonts w:ascii="Times New Roman" w:hAnsi="Times New Roman" w:cs="Times New Roman"/>
          <w:i/>
          <w:iCs/>
        </w:rPr>
        <w:t>Average 2019-2023 city-level population-weighted greenest season Normalized Difference Vegetation Index</w:t>
      </w:r>
      <w:r w:rsidR="00A15888">
        <w:rPr>
          <w:rFonts w:ascii="Times New Roman" w:hAnsi="Times New Roman" w:cs="Times New Roman"/>
          <w:i/>
          <w:iCs/>
        </w:rPr>
        <w:t xml:space="preserve"> (NDVI)</w:t>
      </w:r>
      <w:r>
        <w:rPr>
          <w:rFonts w:ascii="Times New Roman" w:hAnsi="Times New Roman" w:cs="Times New Roman"/>
          <w:i/>
          <w:iCs/>
        </w:rPr>
        <w:t>, by geographic region.</w:t>
      </w:r>
    </w:p>
    <w:p w14:paraId="2A0DE5EF" w14:textId="77777777" w:rsidR="00B976DD" w:rsidRDefault="00B976DD" w:rsidP="00B976DD">
      <w:pPr>
        <w:rPr>
          <w:rFonts w:ascii="Times New Roman" w:hAnsi="Times New Roman" w:cs="Times New Roman"/>
          <w:i/>
          <w:iCs/>
        </w:rPr>
      </w:pPr>
      <w:r>
        <w:rPr>
          <w:rFonts w:ascii="Times New Roman" w:hAnsi="Times New Roman" w:cs="Times New Roman"/>
          <w:i/>
          <w:iCs/>
          <w:noProof/>
        </w:rPr>
        <w:lastRenderedPageBreak/>
        <w:drawing>
          <wp:inline distT="0" distB="0" distL="0" distR="0" wp14:anchorId="05A3CBE9" wp14:editId="77D25BD8">
            <wp:extent cx="5943600" cy="5943600"/>
            <wp:effectExtent l="0" t="0" r="0" b="0"/>
            <wp:docPr id="177712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325" name="Picture 1777123325"/>
                    <pic:cNvPicPr/>
                  </pic:nvPicPr>
                  <pic:blipFill>
                    <a:blip r:embed="rId11"/>
                    <a:stretch>
                      <a:fillRect/>
                    </a:stretch>
                  </pic:blipFill>
                  <pic:spPr>
                    <a:xfrm>
                      <a:off x="0" y="0"/>
                      <a:ext cx="5943600" cy="5943600"/>
                    </a:xfrm>
                    <a:prstGeom prst="rect">
                      <a:avLst/>
                    </a:prstGeom>
                  </pic:spPr>
                </pic:pic>
              </a:graphicData>
            </a:graphic>
          </wp:inline>
        </w:drawing>
      </w:r>
    </w:p>
    <w:p w14:paraId="723ABF1D" w14:textId="77777777" w:rsidR="00B976DD" w:rsidRPr="00F0025E"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5</w:t>
      </w:r>
      <w:r w:rsidRPr="00F0025E">
        <w:rPr>
          <w:rFonts w:ascii="Times New Roman" w:hAnsi="Times New Roman" w:cs="Times New Roman"/>
          <w:b/>
          <w:bCs/>
          <w:i/>
          <w:iCs/>
        </w:rPr>
        <w:t xml:space="preserve">. </w:t>
      </w:r>
      <w:r>
        <w:rPr>
          <w:rFonts w:ascii="Times New Roman" w:hAnsi="Times New Roman" w:cs="Times New Roman"/>
          <w:i/>
          <w:iCs/>
        </w:rPr>
        <w:t xml:space="preserve">Average 2019-2023 city-level population-weighted greenest season Normalized Difference Vegetation Index, by </w:t>
      </w:r>
      <w:proofErr w:type="spellStart"/>
      <w:r>
        <w:rPr>
          <w:rFonts w:ascii="Times New Roman" w:hAnsi="Times New Roman" w:cs="Times New Roman"/>
          <w:i/>
          <w:iCs/>
        </w:rPr>
        <w:t>Köppen</w:t>
      </w:r>
      <w:proofErr w:type="spellEnd"/>
      <w:r>
        <w:rPr>
          <w:rFonts w:ascii="Times New Roman" w:hAnsi="Times New Roman" w:cs="Times New Roman"/>
          <w:i/>
          <w:iCs/>
        </w:rPr>
        <w:t>-Geiger climate</w:t>
      </w:r>
      <w:r w:rsidRPr="00F0025E">
        <w:rPr>
          <w:rFonts w:ascii="Times New Roman" w:hAnsi="Times New Roman" w:cs="Times New Roman"/>
          <w:i/>
          <w:iCs/>
        </w:rPr>
        <w:t xml:space="preserve"> classification.</w:t>
      </w:r>
      <w:r>
        <w:rPr>
          <w:rFonts w:ascii="Times New Roman" w:hAnsi="Times New Roman" w:cs="Times New Roman"/>
          <w:i/>
          <w:iCs/>
        </w:rPr>
        <w:t xml:space="preserve"> One city classified as Polar was dropped (El Alto, Bolivia, 0.107). </w:t>
      </w:r>
    </w:p>
    <w:p w14:paraId="52C2ABB4" w14:textId="77777777" w:rsidR="00B976DD" w:rsidRPr="00F0025E" w:rsidRDefault="00B976DD" w:rsidP="00B976DD">
      <w:pPr>
        <w:rPr>
          <w:rFonts w:ascii="Times New Roman" w:hAnsi="Times New Roman" w:cs="Times New Roman"/>
          <w:b/>
          <w:bCs/>
          <w:i/>
          <w:iCs/>
        </w:rPr>
      </w:pPr>
    </w:p>
    <w:p w14:paraId="1141EF16" w14:textId="77777777" w:rsidR="00B976DD" w:rsidRPr="00F0025E" w:rsidRDefault="00B976DD" w:rsidP="00B976DD">
      <w:pPr>
        <w:rPr>
          <w:rFonts w:ascii="Times New Roman" w:hAnsi="Times New Roman" w:cs="Times New Roman"/>
          <w:b/>
          <w:bCs/>
          <w:i/>
          <w:iCs/>
        </w:rPr>
      </w:pPr>
    </w:p>
    <w:p w14:paraId="297DD88A" w14:textId="77777777" w:rsidR="00B976DD" w:rsidRDefault="00B976DD" w:rsidP="00B976DD">
      <w:pPr>
        <w:rPr>
          <w:rFonts w:ascii="Times New Roman" w:hAnsi="Times New Roman" w:cs="Times New Roman"/>
          <w:b/>
          <w:bCs/>
        </w:rPr>
      </w:pPr>
    </w:p>
    <w:p w14:paraId="5BE8ECCA" w14:textId="77777777" w:rsidR="00B976DD" w:rsidRDefault="00B976DD" w:rsidP="00B976DD">
      <w:pPr>
        <w:rPr>
          <w:rFonts w:ascii="Times New Roman" w:hAnsi="Times New Roman" w:cs="Times New Roman"/>
          <w:b/>
          <w:bCs/>
        </w:rPr>
      </w:pPr>
    </w:p>
    <w:p w14:paraId="11D0E63D" w14:textId="77777777" w:rsidR="00B976DD" w:rsidRDefault="00B976DD" w:rsidP="00B976DD">
      <w:pPr>
        <w:rPr>
          <w:rFonts w:ascii="Times New Roman" w:hAnsi="Times New Roman" w:cs="Times New Roman"/>
          <w:b/>
          <w:bCs/>
        </w:rPr>
      </w:pPr>
    </w:p>
    <w:p w14:paraId="161D785F" w14:textId="77777777" w:rsidR="00B976DD" w:rsidRDefault="00B976DD" w:rsidP="00B976DD">
      <w:pPr>
        <w:rPr>
          <w:rFonts w:ascii="Times New Roman" w:hAnsi="Times New Roman" w:cs="Times New Roman"/>
          <w:b/>
          <w:bCs/>
        </w:rPr>
      </w:pPr>
    </w:p>
    <w:p w14:paraId="039F8F8F" w14:textId="77777777" w:rsidR="00B976DD" w:rsidRDefault="00B976DD" w:rsidP="00B976DD">
      <w:pPr>
        <w:rPr>
          <w:rFonts w:ascii="Times New Roman" w:hAnsi="Times New Roman" w:cs="Times New Roman"/>
          <w:b/>
          <w:bCs/>
        </w:rPr>
      </w:pPr>
    </w:p>
    <w:p w14:paraId="1B531986" w14:textId="77777777" w:rsidR="00B976DD" w:rsidRDefault="00B976DD" w:rsidP="00B976DD">
      <w:pPr>
        <w:rPr>
          <w:rFonts w:ascii="Times New Roman" w:hAnsi="Times New Roman" w:cs="Times New Roman"/>
          <w:b/>
          <w:bCs/>
        </w:rPr>
      </w:pPr>
    </w:p>
    <w:p w14:paraId="5E06E279" w14:textId="77777777" w:rsidR="00B976DD" w:rsidRDefault="00B976DD" w:rsidP="00B976DD">
      <w:pPr>
        <w:rPr>
          <w:rFonts w:ascii="Times New Roman" w:hAnsi="Times New Roman" w:cs="Times New Roman"/>
          <w:b/>
          <w:bCs/>
        </w:rPr>
      </w:pPr>
    </w:p>
    <w:p w14:paraId="492B3005" w14:textId="77777777" w:rsidR="00B976DD" w:rsidRDefault="00B976DD" w:rsidP="00B976DD">
      <w:pPr>
        <w:rPr>
          <w:rFonts w:ascii="Times New Roman" w:hAnsi="Times New Roman" w:cs="Times New Roman"/>
          <w:b/>
          <w:bCs/>
        </w:rPr>
      </w:pPr>
    </w:p>
    <w:p w14:paraId="18DE1785" w14:textId="77777777" w:rsidR="00B976DD" w:rsidRDefault="00B976DD" w:rsidP="00B976DD">
      <w:pPr>
        <w:rPr>
          <w:rFonts w:ascii="Times New Roman" w:hAnsi="Times New Roman" w:cs="Times New Roman"/>
        </w:rPr>
      </w:pPr>
      <w:r>
        <w:rPr>
          <w:rFonts w:ascii="Times New Roman" w:hAnsi="Times New Roman" w:cs="Times New Roman"/>
        </w:rPr>
        <w:lastRenderedPageBreak/>
        <w:t xml:space="preserve">Changes in NDVI from 2014-2018 to 2019-2023 were associated with an estimated average of 3 fewer (95% CI: 1, 6) deaths globally, and a median change of 2 more (95% CI: 1, 4) deaths. Large negative outliers including </w:t>
      </w:r>
      <w:proofErr w:type="spellStart"/>
      <w:r>
        <w:rPr>
          <w:rFonts w:ascii="Times New Roman" w:hAnsi="Times New Roman" w:cs="Times New Roman"/>
        </w:rPr>
        <w:t>Bejing</w:t>
      </w:r>
      <w:proofErr w:type="spellEnd"/>
      <w:r>
        <w:rPr>
          <w:rFonts w:ascii="Times New Roman" w:hAnsi="Times New Roman" w:cs="Times New Roman"/>
        </w:rPr>
        <w:t xml:space="preserve">, China; Moscow, Russia; Shanghai, China; and Delhi, India are responsible for the change in signs between the mean and median values. Regional and climate patterns mirror those scaled to population. However, the absolute results have much wider distributions driven by cities with large populations. </w:t>
      </w:r>
    </w:p>
    <w:p w14:paraId="1B390BC8" w14:textId="77777777" w:rsidR="00B976DD" w:rsidRDefault="00B976DD" w:rsidP="00B976DD">
      <w:pPr>
        <w:rPr>
          <w:rFonts w:ascii="Times New Roman" w:hAnsi="Times New Roman" w:cs="Times New Roman"/>
          <w:b/>
          <w:bCs/>
        </w:rPr>
      </w:pPr>
      <w:r>
        <w:rPr>
          <w:noProof/>
        </w:rPr>
        <w:drawing>
          <wp:anchor distT="0" distB="0" distL="114300" distR="114300" simplePos="0" relativeHeight="251663360" behindDoc="1" locked="0" layoutInCell="1" allowOverlap="1" wp14:anchorId="5C1A6221" wp14:editId="7B338525">
            <wp:simplePos x="0" y="0"/>
            <wp:positionH relativeFrom="column">
              <wp:posOffset>-10160</wp:posOffset>
            </wp:positionH>
            <wp:positionV relativeFrom="paragraph">
              <wp:posOffset>174625</wp:posOffset>
            </wp:positionV>
            <wp:extent cx="5943600" cy="5943600"/>
            <wp:effectExtent l="0" t="0" r="0" b="0"/>
            <wp:wrapTight wrapText="bothSides">
              <wp:wrapPolygon edited="0">
                <wp:start x="138" y="0"/>
                <wp:lineTo x="0" y="323"/>
                <wp:lineTo x="0" y="462"/>
                <wp:lineTo x="1800" y="738"/>
                <wp:lineTo x="1754" y="1015"/>
                <wp:lineTo x="3277" y="1477"/>
                <wp:lineTo x="4246" y="1477"/>
                <wp:lineTo x="4154" y="2077"/>
                <wp:lineTo x="3877" y="2354"/>
                <wp:lineTo x="692" y="2769"/>
                <wp:lineTo x="692" y="3277"/>
                <wp:lineTo x="2954" y="3692"/>
                <wp:lineTo x="4569" y="3692"/>
                <wp:lineTo x="3785" y="4062"/>
                <wp:lineTo x="3738" y="4431"/>
                <wp:lineTo x="4062" y="4431"/>
                <wp:lineTo x="3277" y="4662"/>
                <wp:lineTo x="3323" y="4985"/>
                <wp:lineTo x="6554" y="5169"/>
                <wp:lineTo x="3646" y="5215"/>
                <wp:lineTo x="2954" y="5354"/>
                <wp:lineTo x="2954" y="6046"/>
                <wp:lineTo x="3738" y="6646"/>
                <wp:lineTo x="3923" y="6646"/>
                <wp:lineTo x="3415" y="7062"/>
                <wp:lineTo x="3508" y="7338"/>
                <wp:lineTo x="2908" y="7477"/>
                <wp:lineTo x="2862" y="7846"/>
                <wp:lineTo x="4015" y="8123"/>
                <wp:lineTo x="3554" y="8769"/>
                <wp:lineTo x="3554" y="9046"/>
                <wp:lineTo x="7892" y="9600"/>
                <wp:lineTo x="8031" y="9969"/>
                <wp:lineTo x="10800" y="10338"/>
                <wp:lineTo x="0" y="10754"/>
                <wp:lineTo x="0" y="11262"/>
                <wp:lineTo x="6554" y="11815"/>
                <wp:lineTo x="6554" y="12554"/>
                <wp:lineTo x="5677" y="12785"/>
                <wp:lineTo x="5677" y="13108"/>
                <wp:lineTo x="6554" y="13292"/>
                <wp:lineTo x="6554" y="14031"/>
                <wp:lineTo x="4754" y="14492"/>
                <wp:lineTo x="4385" y="14631"/>
                <wp:lineTo x="4385" y="14862"/>
                <wp:lineTo x="6323" y="15508"/>
                <wp:lineTo x="6554" y="15508"/>
                <wp:lineTo x="6554" y="16246"/>
                <wp:lineTo x="4569" y="16338"/>
                <wp:lineTo x="4569" y="16708"/>
                <wp:lineTo x="6554" y="16985"/>
                <wp:lineTo x="6554" y="17723"/>
                <wp:lineTo x="4985" y="18185"/>
                <wp:lineTo x="5077" y="18462"/>
                <wp:lineTo x="6508" y="19200"/>
                <wp:lineTo x="6554" y="20215"/>
                <wp:lineTo x="7477" y="20677"/>
                <wp:lineTo x="7985" y="20677"/>
                <wp:lineTo x="7985" y="21138"/>
                <wp:lineTo x="10800" y="21369"/>
                <wp:lineTo x="15785" y="21462"/>
                <wp:lineTo x="16062" y="21462"/>
                <wp:lineTo x="17492" y="21369"/>
                <wp:lineTo x="21092" y="20862"/>
                <wp:lineTo x="21138" y="20677"/>
                <wp:lineTo x="21415" y="20077"/>
                <wp:lineTo x="21508" y="10985"/>
                <wp:lineTo x="10800" y="10338"/>
                <wp:lineTo x="21000" y="9969"/>
                <wp:lineTo x="21046" y="9600"/>
                <wp:lineTo x="21508" y="9462"/>
                <wp:lineTo x="21508" y="185"/>
                <wp:lineTo x="415" y="0"/>
                <wp:lineTo x="138" y="0"/>
              </wp:wrapPolygon>
            </wp:wrapTight>
            <wp:docPr id="15319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2165" name="Picture 1531922165"/>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685AF8D" w14:textId="77777777" w:rsidR="00B976DD" w:rsidRDefault="00B976DD" w:rsidP="00B976DD">
      <w:pPr>
        <w:rPr>
          <w:rFonts w:ascii="Times New Roman" w:hAnsi="Times New Roman" w:cs="Times New Roman"/>
          <w:b/>
          <w:bCs/>
        </w:rPr>
      </w:pPr>
    </w:p>
    <w:p w14:paraId="01ACA166" w14:textId="77777777" w:rsidR="00B976DD" w:rsidRDefault="00B976DD" w:rsidP="00B976DD"/>
    <w:p w14:paraId="56B86C31" w14:textId="77777777" w:rsidR="00B976DD" w:rsidRDefault="00B976DD" w:rsidP="00B976DD"/>
    <w:p w14:paraId="7C1B7F19" w14:textId="77777777" w:rsidR="00B976DD" w:rsidRDefault="00B976DD" w:rsidP="00B976DD"/>
    <w:p w14:paraId="45E7D71F" w14:textId="77777777" w:rsidR="00B976DD" w:rsidRDefault="00B976DD" w:rsidP="00B976DD"/>
    <w:p w14:paraId="6A348F75" w14:textId="77777777" w:rsidR="00B976DD" w:rsidRDefault="00B976DD" w:rsidP="00B976DD"/>
    <w:p w14:paraId="7D707B7A" w14:textId="77777777" w:rsidR="00B976DD" w:rsidRDefault="00B976DD" w:rsidP="00B976DD"/>
    <w:p w14:paraId="5F3E00D0" w14:textId="77777777" w:rsidR="00B976DD" w:rsidRDefault="00B976DD" w:rsidP="00B976DD"/>
    <w:p w14:paraId="68B21163" w14:textId="77777777" w:rsidR="00B976DD" w:rsidRDefault="00B976DD" w:rsidP="00B976DD"/>
    <w:p w14:paraId="1251FD67" w14:textId="77777777" w:rsidR="00B976DD" w:rsidRDefault="00B976DD" w:rsidP="00B976DD"/>
    <w:p w14:paraId="6E730440" w14:textId="77777777" w:rsidR="00B976DD" w:rsidRDefault="00B976DD" w:rsidP="00B976DD"/>
    <w:p w14:paraId="4D76EF0E" w14:textId="77777777" w:rsidR="00B976DD" w:rsidRDefault="00B976DD" w:rsidP="00B976DD"/>
    <w:p w14:paraId="66BDC3D3" w14:textId="77777777" w:rsidR="00B976DD" w:rsidRDefault="00B976DD" w:rsidP="00B976DD"/>
    <w:p w14:paraId="190E6A65" w14:textId="77777777" w:rsidR="00B976DD" w:rsidRDefault="00B976DD" w:rsidP="00B976DD"/>
    <w:p w14:paraId="59145804" w14:textId="77777777" w:rsidR="00B976DD" w:rsidRDefault="00B976DD" w:rsidP="00B976DD"/>
    <w:p w14:paraId="7C817B8C" w14:textId="77777777" w:rsidR="00B976DD" w:rsidRDefault="00B976DD" w:rsidP="00B976DD"/>
    <w:p w14:paraId="0E6DB1DC" w14:textId="77777777" w:rsidR="00B976DD" w:rsidRDefault="00B976DD" w:rsidP="00B976DD"/>
    <w:p w14:paraId="214CEC1D" w14:textId="77777777" w:rsidR="00B976DD" w:rsidRDefault="00B976DD" w:rsidP="00B976DD"/>
    <w:p w14:paraId="1F0AC7F0" w14:textId="77777777" w:rsidR="00B976DD" w:rsidRDefault="00B976DD" w:rsidP="00B976DD"/>
    <w:p w14:paraId="7BA50CE3" w14:textId="77777777" w:rsidR="00B976DD" w:rsidRDefault="00B976DD" w:rsidP="00B976DD"/>
    <w:p w14:paraId="05EC6458" w14:textId="77777777" w:rsidR="00B976DD" w:rsidRDefault="00B976DD" w:rsidP="00B976DD"/>
    <w:p w14:paraId="58D22B74" w14:textId="77777777" w:rsidR="00B976DD" w:rsidRDefault="00B976DD" w:rsidP="00B976DD"/>
    <w:p w14:paraId="11D9F6C8" w14:textId="77777777" w:rsidR="00B976DD" w:rsidRDefault="00B976DD" w:rsidP="00B976DD"/>
    <w:p w14:paraId="71DD10DF" w14:textId="77777777" w:rsidR="00B976DD" w:rsidRDefault="00B976DD" w:rsidP="00B976DD"/>
    <w:p w14:paraId="48DD4062" w14:textId="77777777" w:rsidR="00B976DD" w:rsidRDefault="00B976DD" w:rsidP="00B976DD"/>
    <w:p w14:paraId="6AFBD5BA" w14:textId="77777777" w:rsidR="00B976DD" w:rsidRDefault="00B976DD" w:rsidP="00B976DD">
      <w:pPr>
        <w:rPr>
          <w:rFonts w:ascii="Times New Roman" w:hAnsi="Times New Roman" w:cs="Times New Roman"/>
          <w:b/>
          <w:bCs/>
          <w:i/>
          <w:iCs/>
        </w:rPr>
      </w:pPr>
    </w:p>
    <w:p w14:paraId="5A433083" w14:textId="77777777" w:rsidR="00B976DD" w:rsidRDefault="00B976DD" w:rsidP="00B976DD">
      <w:pPr>
        <w:rPr>
          <w:rFonts w:ascii="Times New Roman" w:hAnsi="Times New Roman" w:cs="Times New Roman"/>
          <w:b/>
          <w:bCs/>
          <w:i/>
          <w:iCs/>
        </w:rPr>
      </w:pPr>
    </w:p>
    <w:p w14:paraId="5EA8F9AA" w14:textId="77777777" w:rsidR="00B976DD" w:rsidRDefault="00B976DD" w:rsidP="00B976DD">
      <w:pPr>
        <w:rPr>
          <w:rFonts w:ascii="Times New Roman" w:hAnsi="Times New Roman" w:cs="Times New Roman"/>
          <w:b/>
          <w:bCs/>
          <w:i/>
          <w:iCs/>
        </w:rPr>
      </w:pPr>
    </w:p>
    <w:p w14:paraId="137ED410" w14:textId="77777777" w:rsidR="00B976DD" w:rsidRPr="00F0025E"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6</w:t>
      </w:r>
      <w:r w:rsidRPr="00F0025E">
        <w:rPr>
          <w:rFonts w:ascii="Times New Roman" w:hAnsi="Times New Roman" w:cs="Times New Roman"/>
          <w:b/>
          <w:bCs/>
          <w:i/>
          <w:iCs/>
        </w:rPr>
        <w:t xml:space="preserve">. </w:t>
      </w:r>
      <w:r>
        <w:rPr>
          <w:rFonts w:ascii="Times New Roman" w:hAnsi="Times New Roman" w:cs="Times New Roman"/>
          <w:i/>
          <w:iCs/>
        </w:rPr>
        <w:t>Associated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Pr>
          <w:rFonts w:ascii="Times New Roman" w:hAnsi="Times New Roman" w:cs="Times New Roman"/>
          <w:i/>
          <w:iCs/>
        </w:rPr>
        <w:t xml:space="preserve">in city-level </w:t>
      </w:r>
      <w:r w:rsidRPr="00D57F4C">
        <w:rPr>
          <w:rFonts w:ascii="Times New Roman" w:hAnsi="Times New Roman" w:cs="Times New Roman"/>
          <w:i/>
          <w:iCs/>
        </w:rPr>
        <w:t xml:space="preserve">mortality </w:t>
      </w:r>
      <w:r>
        <w:rPr>
          <w:rFonts w:ascii="Times New Roman" w:hAnsi="Times New Roman" w:cs="Times New Roman"/>
          <w:i/>
          <w:iCs/>
        </w:rPr>
        <w:t>from changes in average population-weighted peak season Normalized Difference Vegetation Index from 2014-2018 to 2019-2023 to the 2020 population, by geographical region (panel A) and climate classification (panel B). One city classified as “Polar” was dropped from panel B (El Alto, Bolivia, 90 more deaths).</w:t>
      </w:r>
    </w:p>
    <w:p w14:paraId="039A3379" w14:textId="77777777" w:rsidR="00B976DD" w:rsidRDefault="00B976DD" w:rsidP="00B976DD">
      <w:pPr>
        <w:rPr>
          <w:rFonts w:ascii="Times New Roman" w:hAnsi="Times New Roman" w:cs="Times New Roman"/>
          <w:b/>
          <w:bCs/>
          <w:i/>
          <w:iCs/>
        </w:rPr>
      </w:pPr>
    </w:p>
    <w:p w14:paraId="4DB54B46" w14:textId="77777777" w:rsidR="00B976DD" w:rsidRDefault="00B976DD" w:rsidP="00B976DD">
      <w:pPr>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0287D1A2" wp14:editId="2F81EAA0">
            <wp:extent cx="5943600" cy="5943600"/>
            <wp:effectExtent l="0" t="0" r="0" b="0"/>
            <wp:docPr id="411219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9324" name="Picture 411219324"/>
                    <pic:cNvPicPr/>
                  </pic:nvPicPr>
                  <pic:blipFill>
                    <a:blip r:embed="rId13"/>
                    <a:stretch>
                      <a:fillRect/>
                    </a:stretch>
                  </pic:blipFill>
                  <pic:spPr>
                    <a:xfrm>
                      <a:off x="0" y="0"/>
                      <a:ext cx="5943600" cy="5943600"/>
                    </a:xfrm>
                    <a:prstGeom prst="rect">
                      <a:avLst/>
                    </a:prstGeom>
                  </pic:spPr>
                </pic:pic>
              </a:graphicData>
            </a:graphic>
          </wp:inline>
        </w:drawing>
      </w:r>
    </w:p>
    <w:p w14:paraId="3F159D9D" w14:textId="77777777" w:rsidR="00B976DD" w:rsidRDefault="00B976DD" w:rsidP="00B976DD">
      <w:pPr>
        <w:rPr>
          <w:rFonts w:ascii="Times New Roman" w:hAnsi="Times New Roman" w:cs="Times New Roman"/>
          <w:b/>
          <w:bCs/>
          <w:i/>
          <w:iCs/>
        </w:rPr>
      </w:pPr>
    </w:p>
    <w:p w14:paraId="3B4C5A11" w14:textId="77777777" w:rsidR="00B976DD" w:rsidRDefault="00B976DD" w:rsidP="00B976DD">
      <w:pPr>
        <w:rPr>
          <w:rFonts w:ascii="Times New Roman" w:hAnsi="Times New Roman" w:cs="Times New Roman"/>
          <w:b/>
          <w:bCs/>
          <w:i/>
          <w:iCs/>
        </w:rPr>
      </w:pPr>
    </w:p>
    <w:p w14:paraId="7B280355" w14:textId="77777777" w:rsidR="00B976DD" w:rsidRDefault="00B976DD" w:rsidP="00B976DD">
      <w:pPr>
        <w:rPr>
          <w:rFonts w:ascii="Times New Roman" w:hAnsi="Times New Roman" w:cs="Times New Roman"/>
          <w:b/>
          <w:bCs/>
          <w:i/>
          <w:iCs/>
        </w:rPr>
      </w:pPr>
    </w:p>
    <w:p w14:paraId="4914C6D2" w14:textId="77777777" w:rsidR="00B976DD" w:rsidRDefault="00B976DD" w:rsidP="00B976DD">
      <w:pPr>
        <w:rPr>
          <w:rFonts w:ascii="Times New Roman" w:hAnsi="Times New Roman" w:cs="Times New Roman"/>
          <w:b/>
          <w:bCs/>
          <w:i/>
          <w:iCs/>
        </w:rPr>
      </w:pPr>
    </w:p>
    <w:p w14:paraId="3D1C3231" w14:textId="77777777" w:rsidR="00B976DD" w:rsidRPr="007A4319" w:rsidRDefault="00B976DD" w:rsidP="00B976DD">
      <w:pPr>
        <w:rPr>
          <w:rFonts w:ascii="Times New Roman" w:hAnsi="Times New Roman" w:cs="Times New Roman"/>
          <w:i/>
          <w:iCs/>
        </w:rPr>
      </w:pPr>
      <w:r>
        <w:rPr>
          <w:rFonts w:ascii="Times New Roman" w:hAnsi="Times New Roman" w:cs="Times New Roman"/>
          <w:b/>
          <w:bCs/>
          <w:i/>
          <w:iCs/>
        </w:rPr>
        <w:t>Figure</w:t>
      </w:r>
      <w:r w:rsidRPr="007A4319">
        <w:rPr>
          <w:rFonts w:ascii="Times New Roman" w:hAnsi="Times New Roman" w:cs="Times New Roman"/>
          <w:b/>
          <w:bCs/>
          <w:i/>
          <w:iCs/>
        </w:rPr>
        <w:t xml:space="preserve"> S</w:t>
      </w:r>
      <w:r>
        <w:rPr>
          <w:rFonts w:ascii="Times New Roman" w:hAnsi="Times New Roman" w:cs="Times New Roman"/>
          <w:b/>
          <w:bCs/>
          <w:i/>
          <w:iCs/>
        </w:rPr>
        <w:t>7</w:t>
      </w:r>
      <w:r w:rsidRPr="007A4319">
        <w:rPr>
          <w:rFonts w:ascii="Times New Roman" w:hAnsi="Times New Roman" w:cs="Times New Roman"/>
          <w:b/>
          <w:bCs/>
          <w:i/>
          <w:iCs/>
        </w:rPr>
        <w:t>.</w:t>
      </w:r>
      <w:r w:rsidRPr="007A4319">
        <w:rPr>
          <w:rFonts w:ascii="Times New Roman" w:hAnsi="Times New Roman" w:cs="Times New Roman"/>
          <w:i/>
          <w:iCs/>
        </w:rPr>
        <w:t xml:space="preserve"> </w:t>
      </w:r>
      <w:commentRangeStart w:id="0"/>
      <w:commentRangeStart w:id="1"/>
      <w:r w:rsidRPr="007A4319">
        <w:rPr>
          <w:rFonts w:ascii="Times New Roman" w:hAnsi="Times New Roman" w:cs="Times New Roman"/>
          <w:i/>
          <w:iCs/>
        </w:rPr>
        <w:t>A</w:t>
      </w:r>
      <w:r>
        <w:rPr>
          <w:rFonts w:ascii="Times New Roman" w:hAnsi="Times New Roman" w:cs="Times New Roman"/>
          <w:i/>
          <w:iCs/>
        </w:rPr>
        <w:t xml:space="preserve">verage </w:t>
      </w:r>
      <w:commentRangeEnd w:id="0"/>
      <w:r w:rsidR="00341EAA">
        <w:rPr>
          <w:rStyle w:val="CommentReference"/>
        </w:rPr>
        <w:commentReference w:id="0"/>
      </w:r>
      <w:commentRangeEnd w:id="1"/>
      <w:r w:rsidR="000671F8">
        <w:rPr>
          <w:rStyle w:val="CommentReference"/>
        </w:rPr>
        <w:commentReference w:id="1"/>
      </w:r>
      <w:r>
        <w:rPr>
          <w:rFonts w:ascii="Times New Roman" w:hAnsi="Times New Roman" w:cs="Times New Roman"/>
          <w:i/>
          <w:iCs/>
        </w:rPr>
        <w:t>a</w:t>
      </w:r>
      <w:r w:rsidRPr="007A4319">
        <w:rPr>
          <w:rFonts w:ascii="Times New Roman" w:hAnsi="Times New Roman" w:cs="Times New Roman"/>
          <w:i/>
          <w:iCs/>
        </w:rPr>
        <w:t xml:space="preserve">ssociated changes in </w:t>
      </w:r>
      <w:r>
        <w:rPr>
          <w:rFonts w:ascii="Times New Roman" w:hAnsi="Times New Roman" w:cs="Times New Roman"/>
          <w:i/>
          <w:iCs/>
        </w:rPr>
        <w:t>deaths per 100,000</w:t>
      </w:r>
      <w:r w:rsidRPr="007A4319">
        <w:rPr>
          <w:rFonts w:ascii="Times New Roman" w:hAnsi="Times New Roman" w:cs="Times New Roman"/>
          <w:i/>
          <w:iCs/>
        </w:rPr>
        <w:t xml:space="preserve"> from changes in average population-weighted peak season Normalized Difference Vegetation Index from 2014-2018 to 2019-2023 to the 2020 population</w:t>
      </w:r>
      <w:r>
        <w:rPr>
          <w:rFonts w:ascii="Times New Roman" w:hAnsi="Times New Roman" w:cs="Times New Roman"/>
          <w:i/>
          <w:iCs/>
        </w:rPr>
        <w:t>, by region (panel A) and climate classification (panel B). One city classified as “Polar” was dropped from panel B (El Alto, Bolivia, 4.78 more deaths per 100,000 population).</w:t>
      </w:r>
      <w:r w:rsidRPr="007A4319">
        <w:rPr>
          <w:rFonts w:ascii="Times New Roman" w:hAnsi="Times New Roman" w:cs="Times New Roman"/>
          <w:i/>
          <w:iCs/>
        </w:rPr>
        <w:t xml:space="preserve"> </w:t>
      </w:r>
      <w:r>
        <w:rPr>
          <w:rFonts w:ascii="Times New Roman" w:hAnsi="Times New Roman" w:cs="Times New Roman"/>
          <w:i/>
          <w:iCs/>
        </w:rPr>
        <w:t>The black bars represent the</w:t>
      </w:r>
      <w:r w:rsidRPr="007A4319">
        <w:rPr>
          <w:rFonts w:ascii="Times New Roman" w:hAnsi="Times New Roman" w:cs="Times New Roman"/>
          <w:i/>
          <w:iCs/>
        </w:rPr>
        <w:t xml:space="preserve"> 95% confidence intervals</w:t>
      </w:r>
      <w:r>
        <w:rPr>
          <w:rFonts w:ascii="Times New Roman" w:hAnsi="Times New Roman" w:cs="Times New Roman"/>
          <w:i/>
          <w:iCs/>
        </w:rPr>
        <w:t>, considering measured error in the mortality and risk ratio estimates</w:t>
      </w:r>
      <w:r w:rsidRPr="007A4319">
        <w:rPr>
          <w:rFonts w:ascii="Times New Roman" w:hAnsi="Times New Roman" w:cs="Times New Roman"/>
          <w:i/>
          <w:iCs/>
        </w:rPr>
        <w:t>.</w:t>
      </w:r>
    </w:p>
    <w:p w14:paraId="7DBE5BB6" w14:textId="77777777" w:rsidR="00B976DD" w:rsidRDefault="00B976DD" w:rsidP="00B976DD">
      <w:pPr>
        <w:rPr>
          <w:ins w:id="2" w:author="Martin, Greta Katherine" w:date="2025-01-31T16:31:00Z" w16du:dateUtc="2025-01-31T21:31:00Z"/>
          <w:rFonts w:ascii="Times New Roman" w:hAnsi="Times New Roman" w:cs="Times New Roman"/>
        </w:rPr>
      </w:pPr>
    </w:p>
    <w:p w14:paraId="6CA1A787" w14:textId="77777777" w:rsidR="000671F8" w:rsidRDefault="000671F8" w:rsidP="00B976DD">
      <w:pPr>
        <w:rPr>
          <w:ins w:id="3" w:author="Martin, Greta Katherine" w:date="2025-01-31T16:31:00Z" w16du:dateUtc="2025-01-31T21:31:00Z"/>
          <w:rFonts w:ascii="Times New Roman" w:hAnsi="Times New Roman" w:cs="Times New Roman"/>
        </w:rPr>
      </w:pPr>
    </w:p>
    <w:p w14:paraId="74F2D68E" w14:textId="77777777" w:rsidR="000671F8" w:rsidRDefault="000671F8" w:rsidP="00B976DD">
      <w:pPr>
        <w:rPr>
          <w:ins w:id="4" w:author="Martin, Greta Katherine" w:date="2025-01-31T16:31:00Z" w16du:dateUtc="2025-01-31T21:31:00Z"/>
          <w:rFonts w:ascii="Times New Roman" w:hAnsi="Times New Roman" w:cs="Times New Roman"/>
        </w:rPr>
      </w:pPr>
    </w:p>
    <w:p w14:paraId="7A010AAB" w14:textId="77777777" w:rsidR="000671F8" w:rsidRDefault="000671F8" w:rsidP="00B976DD">
      <w:pPr>
        <w:rPr>
          <w:ins w:id="5" w:author="Martin, Greta Katherine" w:date="2025-01-31T16:31:00Z" w16du:dateUtc="2025-01-31T21:31:00Z"/>
          <w:rFonts w:ascii="Times New Roman" w:hAnsi="Times New Roman" w:cs="Times New Roman"/>
        </w:rPr>
      </w:pPr>
    </w:p>
    <w:p w14:paraId="0CE66267" w14:textId="7EFF29BA" w:rsidR="000671F8" w:rsidRPr="007A4319" w:rsidRDefault="000671F8" w:rsidP="00B976DD">
      <w:pPr>
        <w:rPr>
          <w:rFonts w:ascii="Times New Roman" w:hAnsi="Times New Roman" w:cs="Times New Roman"/>
        </w:rPr>
      </w:pPr>
      <w:ins w:id="6" w:author="Martin, Greta Katherine" w:date="2025-01-31T16:31:00Z" w16du:dateUtc="2025-01-31T21:31:00Z">
        <w:r>
          <w:rPr>
            <w:rFonts w:ascii="Times New Roman" w:hAnsi="Times New Roman" w:cs="Times New Roman"/>
            <w:noProof/>
          </w:rPr>
          <w:drawing>
            <wp:inline distT="0" distB="0" distL="0" distR="0" wp14:anchorId="1DF0C586" wp14:editId="0C0F4F64">
              <wp:extent cx="5943600" cy="5943600"/>
              <wp:effectExtent l="0" t="0" r="0" b="0"/>
              <wp:docPr id="1091897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7231" name="Picture 1091897231"/>
                      <pic:cNvPicPr/>
                    </pic:nvPicPr>
                    <pic:blipFill>
                      <a:blip r:embed="rId18"/>
                      <a:stretch>
                        <a:fillRect/>
                      </a:stretch>
                    </pic:blipFill>
                    <pic:spPr>
                      <a:xfrm>
                        <a:off x="0" y="0"/>
                        <a:ext cx="5943600" cy="5943600"/>
                      </a:xfrm>
                      <a:prstGeom prst="rect">
                        <a:avLst/>
                      </a:prstGeom>
                    </pic:spPr>
                  </pic:pic>
                </a:graphicData>
              </a:graphic>
            </wp:inline>
          </w:drawing>
        </w:r>
      </w:ins>
    </w:p>
    <w:p w14:paraId="4861AAFE" w14:textId="77777777" w:rsidR="00C351E5" w:rsidRDefault="00C351E5"/>
    <w:sectPr w:rsidR="00C351E5" w:rsidSect="005E5E3F">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san" w:date="2025-01-26T06:55:00Z" w:initials="S">
    <w:p w14:paraId="08DE2B2B" w14:textId="63914936" w:rsidR="00341EAA" w:rsidRDefault="00341EAA">
      <w:pPr>
        <w:pStyle w:val="CommentText"/>
      </w:pPr>
      <w:r>
        <w:rPr>
          <w:rStyle w:val="CommentReference"/>
        </w:rPr>
        <w:annotationRef/>
      </w:r>
      <w:r>
        <w:t>Consider doing this one as a sum rather than average… average is very similar to what can be seen in the main text</w:t>
      </w:r>
      <w:r w:rsidR="00CF7435">
        <w:t xml:space="preserve"> figs</w:t>
      </w:r>
    </w:p>
  </w:comment>
  <w:comment w:id="1" w:author="Martin, Greta Katherine" w:date="2025-01-31T16:31:00Z" w:initials="GM">
    <w:p w14:paraId="045849EF" w14:textId="77777777" w:rsidR="000671F8" w:rsidRDefault="000671F8" w:rsidP="000671F8">
      <w:r>
        <w:rPr>
          <w:rStyle w:val="CommentReference"/>
        </w:rPr>
        <w:annotationRef/>
      </w:r>
      <w:r>
        <w:rPr>
          <w:color w:val="000000"/>
          <w:sz w:val="20"/>
          <w:szCs w:val="20"/>
        </w:rPr>
        <w:t>It looks very similar because of the negative/positives but ive included below to see preference!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DE2B2B" w15:done="0"/>
  <w15:commentEx w15:paraId="045849EF" w15:paraIdParent="08DE2B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405AF1" w16cex:dateUtc="2025-01-26T11:55:00Z"/>
  <w16cex:commentExtensible w16cex:durableId="0A99D61D" w16cex:dateUtc="2025-01-31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DE2B2B" w16cid:durableId="2B405AF1"/>
  <w16cid:commentId w16cid:paraId="045849EF" w16cid:durableId="0A99D6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5A5EB" w14:textId="77777777" w:rsidR="00457637" w:rsidRDefault="00457637">
      <w:r>
        <w:separator/>
      </w:r>
    </w:p>
  </w:endnote>
  <w:endnote w:type="continuationSeparator" w:id="0">
    <w:p w14:paraId="1FD3B4D3" w14:textId="77777777" w:rsidR="00457637" w:rsidRDefault="00457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2612CD80"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627C05" w14:textId="77777777" w:rsidR="001F5B30" w:rsidRDefault="001F5B30"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040AF6F3"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B07BE7" w14:textId="77777777" w:rsidR="001F5B30" w:rsidRDefault="001F5B30"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43062" w14:textId="77777777" w:rsidR="00457637" w:rsidRDefault="00457637">
      <w:r>
        <w:separator/>
      </w:r>
    </w:p>
  </w:footnote>
  <w:footnote w:type="continuationSeparator" w:id="0">
    <w:p w14:paraId="568EFCE5" w14:textId="77777777" w:rsidR="00457637" w:rsidRDefault="004576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AC6647"/>
    <w:multiLevelType w:val="hybridMultilevel"/>
    <w:tmpl w:val="2828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822F0B"/>
    <w:multiLevelType w:val="hybridMultilevel"/>
    <w:tmpl w:val="9AD66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296175">
    <w:abstractNumId w:val="1"/>
  </w:num>
  <w:num w:numId="2" w16cid:durableId="12107285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san">
    <w15:presenceInfo w15:providerId="AD" w15:userId="S::sanenberg@gwu.edu::dcbc7492-67f1-4207-88ea-dcf239d0d92e"/>
  </w15:person>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DD"/>
    <w:rsid w:val="000671F8"/>
    <w:rsid w:val="0017376A"/>
    <w:rsid w:val="001864EA"/>
    <w:rsid w:val="001A4E4D"/>
    <w:rsid w:val="001F5B30"/>
    <w:rsid w:val="0020576C"/>
    <w:rsid w:val="00341EAA"/>
    <w:rsid w:val="00457637"/>
    <w:rsid w:val="005E5E3F"/>
    <w:rsid w:val="0061617D"/>
    <w:rsid w:val="006A447C"/>
    <w:rsid w:val="00713ACA"/>
    <w:rsid w:val="00737764"/>
    <w:rsid w:val="00742062"/>
    <w:rsid w:val="008A3478"/>
    <w:rsid w:val="009B1586"/>
    <w:rsid w:val="00A15888"/>
    <w:rsid w:val="00A60B50"/>
    <w:rsid w:val="00AD3802"/>
    <w:rsid w:val="00B976DD"/>
    <w:rsid w:val="00BB70E1"/>
    <w:rsid w:val="00C23E85"/>
    <w:rsid w:val="00C351E5"/>
    <w:rsid w:val="00C53926"/>
    <w:rsid w:val="00CB20C6"/>
    <w:rsid w:val="00CF7435"/>
    <w:rsid w:val="00ED5D1A"/>
    <w:rsid w:val="00F0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3487"/>
  <w15:chartTrackingRefBased/>
  <w15:docId w15:val="{F559073E-7FFF-574A-88C0-E76CB909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6DD"/>
  </w:style>
  <w:style w:type="paragraph" w:styleId="Heading1">
    <w:name w:val="heading 1"/>
    <w:basedOn w:val="Normal"/>
    <w:next w:val="Normal"/>
    <w:link w:val="Heading1Char"/>
    <w:uiPriority w:val="9"/>
    <w:qFormat/>
    <w:rsid w:val="00B97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7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76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76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76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76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76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76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76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7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7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7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7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7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7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7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76DD"/>
    <w:rPr>
      <w:rFonts w:eastAsiaTheme="majorEastAsia" w:cstheme="majorBidi"/>
      <w:color w:val="272727" w:themeColor="text1" w:themeTint="D8"/>
    </w:rPr>
  </w:style>
  <w:style w:type="paragraph" w:styleId="Title">
    <w:name w:val="Title"/>
    <w:basedOn w:val="Normal"/>
    <w:next w:val="Normal"/>
    <w:link w:val="TitleChar"/>
    <w:uiPriority w:val="10"/>
    <w:qFormat/>
    <w:rsid w:val="00B976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76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7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76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976DD"/>
    <w:rPr>
      <w:i/>
      <w:iCs/>
      <w:color w:val="404040" w:themeColor="text1" w:themeTint="BF"/>
    </w:rPr>
  </w:style>
  <w:style w:type="paragraph" w:styleId="ListParagraph">
    <w:name w:val="List Paragraph"/>
    <w:basedOn w:val="Normal"/>
    <w:uiPriority w:val="34"/>
    <w:qFormat/>
    <w:rsid w:val="00B976DD"/>
    <w:pPr>
      <w:ind w:left="720"/>
      <w:contextualSpacing/>
    </w:pPr>
  </w:style>
  <w:style w:type="character" w:styleId="IntenseEmphasis">
    <w:name w:val="Intense Emphasis"/>
    <w:basedOn w:val="DefaultParagraphFont"/>
    <w:uiPriority w:val="21"/>
    <w:qFormat/>
    <w:rsid w:val="00B976DD"/>
    <w:rPr>
      <w:i/>
      <w:iCs/>
      <w:color w:val="0F4761" w:themeColor="accent1" w:themeShade="BF"/>
    </w:rPr>
  </w:style>
  <w:style w:type="paragraph" w:styleId="IntenseQuote">
    <w:name w:val="Intense Quote"/>
    <w:basedOn w:val="Normal"/>
    <w:next w:val="Normal"/>
    <w:link w:val="IntenseQuoteChar"/>
    <w:uiPriority w:val="30"/>
    <w:qFormat/>
    <w:rsid w:val="00B976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76DD"/>
    <w:rPr>
      <w:i/>
      <w:iCs/>
      <w:color w:val="0F4761" w:themeColor="accent1" w:themeShade="BF"/>
    </w:rPr>
  </w:style>
  <w:style w:type="character" w:styleId="IntenseReference">
    <w:name w:val="Intense Reference"/>
    <w:basedOn w:val="DefaultParagraphFont"/>
    <w:uiPriority w:val="32"/>
    <w:qFormat/>
    <w:rsid w:val="00B976DD"/>
    <w:rPr>
      <w:b/>
      <w:bCs/>
      <w:smallCaps/>
      <w:color w:val="0F4761" w:themeColor="accent1" w:themeShade="BF"/>
      <w:spacing w:val="5"/>
    </w:rPr>
  </w:style>
  <w:style w:type="paragraph" w:styleId="Footer">
    <w:name w:val="footer"/>
    <w:basedOn w:val="Normal"/>
    <w:link w:val="FooterChar"/>
    <w:uiPriority w:val="99"/>
    <w:unhideWhenUsed/>
    <w:rsid w:val="00B976DD"/>
    <w:pPr>
      <w:tabs>
        <w:tab w:val="center" w:pos="4680"/>
        <w:tab w:val="right" w:pos="9360"/>
      </w:tabs>
    </w:pPr>
  </w:style>
  <w:style w:type="character" w:customStyle="1" w:styleId="FooterChar">
    <w:name w:val="Footer Char"/>
    <w:basedOn w:val="DefaultParagraphFont"/>
    <w:link w:val="Footer"/>
    <w:uiPriority w:val="99"/>
    <w:rsid w:val="00B976DD"/>
  </w:style>
  <w:style w:type="character" w:styleId="PageNumber">
    <w:name w:val="page number"/>
    <w:basedOn w:val="DefaultParagraphFont"/>
    <w:uiPriority w:val="99"/>
    <w:semiHidden/>
    <w:unhideWhenUsed/>
    <w:rsid w:val="00B976DD"/>
  </w:style>
  <w:style w:type="character" w:styleId="LineNumber">
    <w:name w:val="line number"/>
    <w:basedOn w:val="DefaultParagraphFont"/>
    <w:uiPriority w:val="99"/>
    <w:semiHidden/>
    <w:unhideWhenUsed/>
    <w:rsid w:val="00B976DD"/>
  </w:style>
  <w:style w:type="paragraph" w:customStyle="1" w:styleId="subheader">
    <w:name w:val="subheader"/>
    <w:basedOn w:val="Heading2"/>
    <w:qFormat/>
    <w:rsid w:val="005E5E3F"/>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ED5D1A"/>
    <w:rPr>
      <w:sz w:val="16"/>
      <w:szCs w:val="16"/>
    </w:rPr>
  </w:style>
  <w:style w:type="paragraph" w:styleId="CommentText">
    <w:name w:val="annotation text"/>
    <w:basedOn w:val="Normal"/>
    <w:link w:val="CommentTextChar"/>
    <w:uiPriority w:val="99"/>
    <w:semiHidden/>
    <w:unhideWhenUsed/>
    <w:rsid w:val="00ED5D1A"/>
    <w:rPr>
      <w:sz w:val="20"/>
      <w:szCs w:val="20"/>
    </w:rPr>
  </w:style>
  <w:style w:type="character" w:customStyle="1" w:styleId="CommentTextChar">
    <w:name w:val="Comment Text Char"/>
    <w:basedOn w:val="DefaultParagraphFont"/>
    <w:link w:val="CommentText"/>
    <w:uiPriority w:val="99"/>
    <w:semiHidden/>
    <w:rsid w:val="00ED5D1A"/>
    <w:rPr>
      <w:sz w:val="20"/>
      <w:szCs w:val="20"/>
    </w:rPr>
  </w:style>
  <w:style w:type="paragraph" w:styleId="CommentSubject">
    <w:name w:val="annotation subject"/>
    <w:basedOn w:val="CommentText"/>
    <w:next w:val="CommentText"/>
    <w:link w:val="CommentSubjectChar"/>
    <w:uiPriority w:val="99"/>
    <w:semiHidden/>
    <w:unhideWhenUsed/>
    <w:rsid w:val="00ED5D1A"/>
    <w:rPr>
      <w:b/>
      <w:bCs/>
    </w:rPr>
  </w:style>
  <w:style w:type="character" w:customStyle="1" w:styleId="CommentSubjectChar">
    <w:name w:val="Comment Subject Char"/>
    <w:basedOn w:val="CommentTextChar"/>
    <w:link w:val="CommentSubject"/>
    <w:uiPriority w:val="99"/>
    <w:semiHidden/>
    <w:rsid w:val="00ED5D1A"/>
    <w:rPr>
      <w:b/>
      <w:bCs/>
      <w:sz w:val="20"/>
      <w:szCs w:val="20"/>
    </w:rPr>
  </w:style>
  <w:style w:type="paragraph" w:styleId="Revision">
    <w:name w:val="Revision"/>
    <w:hidden/>
    <w:uiPriority w:val="99"/>
    <w:semiHidden/>
    <w:rsid w:val="0018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14</cp:revision>
  <dcterms:created xsi:type="dcterms:W3CDTF">2025-01-26T11:14:00Z</dcterms:created>
  <dcterms:modified xsi:type="dcterms:W3CDTF">2025-01-31T21:32:00Z</dcterms:modified>
</cp:coreProperties>
</file>